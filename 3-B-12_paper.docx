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46351" w14:textId="77777777" w:rsidR="000B64F1" w:rsidRPr="000B64F1" w:rsidRDefault="000B64F1" w:rsidP="000B64F1">
      <w:pPr>
        <w:widowControl/>
        <w:ind w:left="90" w:firstLineChars="100" w:firstLine="180"/>
        <w:jc w:val="right"/>
        <w:rPr>
          <w:rFonts w:ascii="ＭＳ ゴシック" w:eastAsia="ＭＳ ゴシック" w:hAnsi="ＭＳ ゴシック"/>
          <w:sz w:val="18"/>
        </w:rPr>
      </w:pPr>
      <w:bookmarkStart w:id="0" w:name="_Hlk213138102"/>
      <w:bookmarkEnd w:id="0"/>
      <w:r w:rsidRPr="000B64F1">
        <w:rPr>
          <w:rFonts w:ascii="ＭＳ ゴシック" w:eastAsia="ＭＳ ゴシック" w:hAnsi="ＭＳ ゴシック" w:hint="eastAsia"/>
          <w:sz w:val="18"/>
        </w:rPr>
        <w:t>&lt;第</w:t>
      </w:r>
      <w:r w:rsidRPr="000B64F1">
        <w:rPr>
          <w:rFonts w:ascii="ＭＳ ゴシック" w:eastAsia="ＭＳ ゴシック" w:hAnsi="ＭＳ ゴシック"/>
          <w:sz w:val="18"/>
        </w:rPr>
        <w:t>2</w:t>
      </w:r>
      <w:r w:rsidRPr="000B64F1">
        <w:rPr>
          <w:rFonts w:ascii="ＭＳ ゴシック" w:eastAsia="ＭＳ ゴシック" w:hAnsi="ＭＳ ゴシック" w:hint="eastAsia"/>
          <w:sz w:val="18"/>
        </w:rPr>
        <w:t>3回ITSシンポジウム20</w:t>
      </w:r>
      <w:r w:rsidRPr="000B64F1">
        <w:rPr>
          <w:rFonts w:ascii="ＭＳ ゴシック" w:eastAsia="ＭＳ ゴシック" w:hAnsi="ＭＳ ゴシック"/>
          <w:sz w:val="18"/>
        </w:rPr>
        <w:t>2</w:t>
      </w:r>
      <w:r w:rsidRPr="000B64F1">
        <w:rPr>
          <w:rFonts w:ascii="ＭＳ ゴシック" w:eastAsia="ＭＳ ゴシック" w:hAnsi="ＭＳ ゴシック" w:hint="eastAsia"/>
          <w:sz w:val="18"/>
        </w:rPr>
        <w:t>5&gt;</w:t>
      </w:r>
    </w:p>
    <w:p w14:paraId="69F2E1D5" w14:textId="77777777" w:rsidR="000B64F1" w:rsidRPr="000B64F1" w:rsidRDefault="000B64F1" w:rsidP="000B64F1">
      <w:pPr>
        <w:widowControl/>
        <w:spacing w:beforeLines="100" w:before="360"/>
        <w:ind w:left="181" w:firstLineChars="100" w:firstLine="361"/>
        <w:jc w:val="center"/>
        <w:rPr>
          <w:rFonts w:ascii="ＭＳ ゴシック" w:eastAsia="ＭＳ ゴシック" w:hAnsi="ＭＳ ゴシック"/>
          <w:b/>
          <w:bCs/>
          <w:noProof/>
          <w:sz w:val="36"/>
        </w:rPr>
      </w:pPr>
      <w:r w:rsidRPr="000B64F1">
        <w:rPr>
          <w:rFonts w:ascii="ＭＳ ゴシック" w:eastAsia="ＭＳ ゴシック" w:hAnsi="ＭＳ ゴシック" w:hint="eastAsia"/>
          <w:b/>
          <w:bCs/>
          <w:noProof/>
          <w:sz w:val="36"/>
        </w:rPr>
        <w:t>柏の葉エリアにおける</w:t>
      </w:r>
    </w:p>
    <w:p w14:paraId="25CE8631" w14:textId="77777777" w:rsidR="000B64F1" w:rsidRPr="000B64F1" w:rsidRDefault="000B64F1" w:rsidP="000B64F1">
      <w:pPr>
        <w:widowControl/>
        <w:spacing w:beforeLines="100" w:before="360"/>
        <w:ind w:left="181" w:firstLineChars="100" w:firstLine="361"/>
        <w:jc w:val="center"/>
        <w:rPr>
          <w:rFonts w:ascii="ＭＳ ゴシック" w:eastAsia="ＭＳ ゴシック" w:hAnsi="ＭＳ ゴシック"/>
          <w:b/>
          <w:bCs/>
          <w:sz w:val="20"/>
        </w:rPr>
      </w:pPr>
      <w:r w:rsidRPr="000B64F1">
        <w:rPr>
          <w:rFonts w:ascii="ＭＳ ゴシック" w:eastAsia="ＭＳ ゴシック" w:hAnsi="ＭＳ ゴシック" w:hint="eastAsia"/>
          <w:b/>
          <w:bCs/>
          <w:noProof/>
          <w:sz w:val="36"/>
        </w:rPr>
        <w:t>低速自動運転バス混在時の交通流への影響評価</w:t>
      </w:r>
    </w:p>
    <w:p w14:paraId="7EFEC928" w14:textId="77777777" w:rsidR="000B64F1" w:rsidRPr="000B64F1" w:rsidRDefault="000B64F1" w:rsidP="000B64F1">
      <w:pPr>
        <w:widowControl/>
        <w:ind w:left="100" w:firstLineChars="100" w:firstLine="200"/>
        <w:jc w:val="center"/>
        <w:rPr>
          <w:rFonts w:ascii="Times New Roman" w:hAnsi="Times New Roman"/>
          <w:sz w:val="20"/>
        </w:rPr>
      </w:pPr>
    </w:p>
    <w:p w14:paraId="0F780F0D" w14:textId="77777777" w:rsidR="000B64F1" w:rsidRPr="000B64F1" w:rsidRDefault="000B64F1" w:rsidP="000B64F1">
      <w:pPr>
        <w:widowControl/>
        <w:ind w:left="100" w:firstLineChars="100" w:firstLine="200"/>
        <w:jc w:val="center"/>
        <w:rPr>
          <w:rFonts w:ascii="Times New Roman" w:hAnsi="Times New Roman"/>
          <w:sz w:val="20"/>
          <w:vertAlign w:val="superscript"/>
        </w:rPr>
      </w:pPr>
      <w:r w:rsidRPr="000B64F1">
        <w:rPr>
          <w:rFonts w:ascii="Times New Roman" w:hAnsi="Times New Roman" w:hint="eastAsia"/>
          <w:sz w:val="20"/>
        </w:rPr>
        <w:t>畠中　響生</w:t>
      </w:r>
      <w:r w:rsidRPr="000B64F1">
        <w:rPr>
          <w:rFonts w:ascii="Times New Roman" w:hAnsi="Times New Roman" w:hint="eastAsia"/>
          <w:sz w:val="20"/>
          <w:vertAlign w:val="superscript"/>
        </w:rPr>
        <w:t>*1</w:t>
      </w:r>
      <w:r w:rsidRPr="000B64F1">
        <w:rPr>
          <w:rFonts w:ascii="Times New Roman" w:hAnsi="Times New Roman" w:hint="eastAsia"/>
          <w:sz w:val="20"/>
        </w:rPr>
        <w:t xml:space="preserve">　　長谷川　悠</w:t>
      </w:r>
      <w:r w:rsidRPr="000B64F1">
        <w:rPr>
          <w:rFonts w:ascii="Times New Roman" w:hAnsi="Times New Roman" w:hint="eastAsia"/>
          <w:sz w:val="20"/>
          <w:vertAlign w:val="superscript"/>
        </w:rPr>
        <w:t>*2</w:t>
      </w:r>
      <w:r w:rsidRPr="000B64F1">
        <w:rPr>
          <w:rFonts w:ascii="Times New Roman" w:hAnsi="Times New Roman" w:hint="eastAsia"/>
          <w:sz w:val="20"/>
          <w:vertAlign w:val="superscript"/>
        </w:rPr>
        <w:t xml:space="preserve">　　　</w:t>
      </w:r>
      <w:r w:rsidRPr="000B64F1">
        <w:rPr>
          <w:rFonts w:ascii="Times New Roman" w:hAnsi="Times New Roman" w:hint="eastAsia"/>
          <w:sz w:val="20"/>
        </w:rPr>
        <w:t>大口　敬</w:t>
      </w:r>
      <w:r w:rsidRPr="000B64F1">
        <w:rPr>
          <w:rFonts w:ascii="Times New Roman" w:hAnsi="Times New Roman" w:hint="eastAsia"/>
          <w:sz w:val="20"/>
          <w:vertAlign w:val="superscript"/>
        </w:rPr>
        <w:t>*2</w:t>
      </w:r>
      <w:r w:rsidRPr="000B64F1">
        <w:rPr>
          <w:rFonts w:ascii="Times New Roman" w:hAnsi="Times New Roman" w:hint="eastAsia"/>
          <w:sz w:val="20"/>
        </w:rPr>
        <w:t xml:space="preserve">　　高橋　浩司</w:t>
      </w:r>
      <w:r w:rsidRPr="000B64F1">
        <w:rPr>
          <w:rFonts w:ascii="Times New Roman" w:hAnsi="Times New Roman" w:hint="eastAsia"/>
          <w:sz w:val="20"/>
          <w:vertAlign w:val="superscript"/>
        </w:rPr>
        <w:t>*3</w:t>
      </w:r>
      <w:r w:rsidRPr="000B64F1">
        <w:rPr>
          <w:rFonts w:ascii="Times New Roman" w:hAnsi="Times New Roman" w:hint="eastAsia"/>
          <w:sz w:val="20"/>
        </w:rPr>
        <w:t xml:space="preserve">　　花房　比佐友</w:t>
      </w:r>
      <w:r w:rsidRPr="000B64F1">
        <w:rPr>
          <w:rFonts w:ascii="Times New Roman" w:hAnsi="Times New Roman" w:hint="eastAsia"/>
          <w:sz w:val="20"/>
          <w:vertAlign w:val="superscript"/>
        </w:rPr>
        <w:t>*3</w:t>
      </w:r>
    </w:p>
    <w:p w14:paraId="0BE62198" w14:textId="070D8805" w:rsidR="000B64F1" w:rsidRPr="000B64F1" w:rsidRDefault="000B64F1" w:rsidP="000B64F1">
      <w:pPr>
        <w:widowControl/>
        <w:ind w:left="100" w:firstLineChars="100" w:firstLine="200"/>
        <w:jc w:val="center"/>
        <w:rPr>
          <w:rFonts w:ascii="Times New Roman" w:hAnsi="Times New Roman"/>
          <w:sz w:val="20"/>
        </w:rPr>
      </w:pPr>
      <w:r w:rsidRPr="000B64F1">
        <w:rPr>
          <w:rFonts w:ascii="Times New Roman" w:hAnsi="Times New Roman" w:hint="eastAsia"/>
          <w:sz w:val="20"/>
          <w:vertAlign w:val="superscript"/>
        </w:rPr>
        <w:t xml:space="preserve">*1 </w:t>
      </w:r>
      <w:r w:rsidRPr="000B64F1">
        <w:rPr>
          <w:rFonts w:ascii="Times New Roman" w:hAnsi="Times New Roman" w:hint="eastAsia"/>
          <w:sz w:val="20"/>
        </w:rPr>
        <w:t>東京大学大学院</w:t>
      </w:r>
      <w:ins w:id="1" w:author="悠 長谷川" w:date="2025-11-05T18:20:00Z" w16du:dateUtc="2025-11-05T09:20:00Z">
        <w:r w:rsidR="001A316D">
          <w:rPr>
            <w:rFonts w:ascii="Times New Roman" w:hAnsi="Times New Roman" w:hint="eastAsia"/>
            <w:sz w:val="20"/>
          </w:rPr>
          <w:t xml:space="preserve"> </w:t>
        </w:r>
      </w:ins>
      <w:r w:rsidRPr="000B64F1">
        <w:rPr>
          <w:rFonts w:ascii="Times New Roman" w:hAnsi="Times New Roman" w:hint="eastAsia"/>
          <w:sz w:val="20"/>
        </w:rPr>
        <w:t>工学系研究科</w:t>
      </w:r>
      <w:ins w:id="2" w:author="悠 長谷川" w:date="2025-11-05T18:20:00Z" w16du:dateUtc="2025-11-05T09:20:00Z">
        <w:r w:rsidR="001A316D">
          <w:rPr>
            <w:rFonts w:ascii="Times New Roman" w:hAnsi="Times New Roman" w:hint="eastAsia"/>
            <w:sz w:val="20"/>
          </w:rPr>
          <w:t xml:space="preserve"> </w:t>
        </w:r>
      </w:ins>
      <w:r w:rsidRPr="000B64F1">
        <w:rPr>
          <w:rFonts w:ascii="Times New Roman" w:hAnsi="Times New Roman" w:hint="eastAsia"/>
          <w:sz w:val="20"/>
        </w:rPr>
        <w:t>社会基盤学専攻</w:t>
      </w:r>
    </w:p>
    <w:p w14:paraId="16A37CB8" w14:textId="56EC73A0" w:rsidR="000B64F1" w:rsidRPr="000B64F1" w:rsidRDefault="000B64F1" w:rsidP="000B64F1">
      <w:pPr>
        <w:widowControl/>
        <w:ind w:left="100" w:firstLineChars="100" w:firstLine="200"/>
        <w:jc w:val="center"/>
        <w:rPr>
          <w:rFonts w:ascii="Times New Roman" w:hAnsi="Times New Roman"/>
          <w:sz w:val="20"/>
        </w:rPr>
      </w:pPr>
      <w:r w:rsidRPr="000B64F1">
        <w:rPr>
          <w:rFonts w:ascii="Times New Roman" w:hAnsi="Times New Roman" w:hint="eastAsia"/>
          <w:sz w:val="20"/>
          <w:vertAlign w:val="superscript"/>
        </w:rPr>
        <w:t xml:space="preserve">*2 </w:t>
      </w:r>
      <w:r w:rsidRPr="000B64F1">
        <w:rPr>
          <w:rFonts w:ascii="Times New Roman" w:hAnsi="Times New Roman" w:hint="eastAsia"/>
          <w:sz w:val="20"/>
        </w:rPr>
        <w:t>東京大学</w:t>
      </w:r>
      <w:ins w:id="3" w:author="悠 長谷川" w:date="2025-11-05T18:20:00Z" w16du:dateUtc="2025-11-05T09:20:00Z">
        <w:r w:rsidR="001A316D">
          <w:rPr>
            <w:rFonts w:ascii="Times New Roman" w:hAnsi="Times New Roman" w:hint="eastAsia"/>
            <w:sz w:val="20"/>
          </w:rPr>
          <w:t xml:space="preserve"> </w:t>
        </w:r>
      </w:ins>
      <w:r w:rsidRPr="000B64F1">
        <w:rPr>
          <w:rFonts w:ascii="Times New Roman" w:hAnsi="Times New Roman" w:hint="eastAsia"/>
          <w:sz w:val="20"/>
        </w:rPr>
        <w:t>生産技術研究所</w:t>
      </w:r>
      <w:del w:id="4" w:author="悠 長谷川" w:date="2025-11-05T18:20:00Z" w16du:dateUtc="2025-11-05T09:20:00Z">
        <w:r w:rsidRPr="000B64F1" w:rsidDel="001A316D">
          <w:rPr>
            <w:rFonts w:ascii="Times New Roman" w:hAnsi="Times New Roman" w:hint="eastAsia"/>
            <w:sz w:val="20"/>
          </w:rPr>
          <w:delText>人間・社会系部門</w:delText>
        </w:r>
      </w:del>
    </w:p>
    <w:p w14:paraId="18F450AC" w14:textId="77777777" w:rsidR="000B64F1" w:rsidRPr="000B64F1" w:rsidRDefault="000B64F1" w:rsidP="000B64F1">
      <w:pPr>
        <w:widowControl/>
        <w:ind w:left="100" w:firstLineChars="100" w:firstLine="200"/>
        <w:jc w:val="center"/>
        <w:rPr>
          <w:rFonts w:ascii="Times New Roman" w:hAnsi="Times New Roman"/>
          <w:sz w:val="20"/>
        </w:rPr>
      </w:pPr>
      <w:r w:rsidRPr="000B64F1">
        <w:rPr>
          <w:rFonts w:ascii="Times New Roman" w:hAnsi="Times New Roman" w:hint="eastAsia"/>
          <w:sz w:val="20"/>
          <w:vertAlign w:val="superscript"/>
        </w:rPr>
        <w:t xml:space="preserve">*3 </w:t>
      </w:r>
      <w:r w:rsidRPr="000B64F1">
        <w:rPr>
          <w:rFonts w:ascii="Times New Roman" w:hAnsi="Times New Roman" w:hint="eastAsia"/>
          <w:sz w:val="20"/>
        </w:rPr>
        <w:t>株式会社アイ・トランスポート・ラボ</w:t>
      </w:r>
    </w:p>
    <w:p w14:paraId="6FC7A84E" w14:textId="77777777" w:rsidR="000B64F1" w:rsidRPr="000B64F1" w:rsidRDefault="000B64F1" w:rsidP="000B64F1">
      <w:pPr>
        <w:widowControl/>
        <w:ind w:left="105" w:firstLineChars="100" w:firstLine="210"/>
        <w:jc w:val="center"/>
        <w:rPr>
          <w:rFonts w:ascii="Times New Roman" w:hAnsi="Times New Roman"/>
        </w:rPr>
      </w:pPr>
    </w:p>
    <w:p w14:paraId="59909FA9" w14:textId="77777777" w:rsidR="000B64F1" w:rsidRPr="000B64F1" w:rsidRDefault="000B64F1" w:rsidP="000B64F1">
      <w:pPr>
        <w:widowControl/>
        <w:adjustRightInd w:val="0"/>
        <w:ind w:left="100" w:firstLineChars="100" w:firstLine="200"/>
        <w:jc w:val="left"/>
        <w:rPr>
          <w:rFonts w:ascii="Times New Roman" w:hAnsi="Times New Roman"/>
        </w:rPr>
      </w:pPr>
      <w:r w:rsidRPr="000B64F1">
        <w:rPr>
          <w:rFonts w:ascii="Times New Roman" w:hAnsi="Times New Roman" w:hint="eastAsia"/>
          <w:sz w:val="20"/>
        </w:rPr>
        <w:t>現在，東京大学柏キャンパス〜柏の葉キャンパス駅間でレベル</w:t>
      </w:r>
      <w:r w:rsidRPr="000B64F1">
        <w:rPr>
          <w:rFonts w:ascii="Times New Roman" w:hAnsi="Times New Roman"/>
          <w:sz w:val="20"/>
        </w:rPr>
        <w:t xml:space="preserve"> 2 </w:t>
      </w:r>
      <w:r w:rsidRPr="000B64F1">
        <w:rPr>
          <w:rFonts w:ascii="Times New Roman" w:hAnsi="Times New Roman" w:hint="eastAsia"/>
          <w:sz w:val="20"/>
        </w:rPr>
        <w:t>自動運転バスの実証実験が行われている．自動運転バスは技術的課題や車内事故防止の観点から低速で運行されることが想定される．本研究では交通流シミュレータ</w:t>
      </w:r>
      <w:r w:rsidRPr="000B64F1">
        <w:rPr>
          <w:rFonts w:ascii="Times New Roman" w:hAnsi="Times New Roman" w:hint="eastAsia"/>
          <w:sz w:val="20"/>
        </w:rPr>
        <w:t>MicroAVENUE</w:t>
      </w:r>
      <w:r w:rsidRPr="000B64F1">
        <w:rPr>
          <w:rFonts w:ascii="Times New Roman" w:hAnsi="Times New Roman" w:hint="eastAsia"/>
          <w:sz w:val="20"/>
        </w:rPr>
        <w:t>を用い，低速自動運転バスと他の交通モードの混在時の交通流への影響を評価する．さらにバスベイ整備や駐停車対策などの施策の有効性も検証する．これらの分析</w:t>
      </w:r>
      <w:r w:rsidRPr="000B64F1">
        <w:rPr>
          <w:rFonts w:ascii="Times New Roman" w:hAnsi="Times New Roman"/>
          <w:sz w:val="20"/>
        </w:rPr>
        <w:t>により</w:t>
      </w:r>
      <w:r w:rsidRPr="000B64F1">
        <w:rPr>
          <w:rFonts w:ascii="Times New Roman" w:hAnsi="Times New Roman" w:hint="eastAsia"/>
          <w:sz w:val="20"/>
        </w:rPr>
        <w:t>，</w:t>
      </w:r>
      <w:r w:rsidRPr="000B64F1">
        <w:rPr>
          <w:rFonts w:ascii="Times New Roman" w:hAnsi="Times New Roman"/>
          <w:sz w:val="20"/>
          <w:szCs w:val="20"/>
        </w:rPr>
        <w:t>今後の実証実験や実用化に向けて講じるべき施策の立案に資することを目指す</w:t>
      </w:r>
      <w:r w:rsidRPr="000B64F1">
        <w:rPr>
          <w:rFonts w:ascii="Times New Roman" w:hAnsi="Times New Roman" w:hint="eastAsia"/>
          <w:sz w:val="20"/>
        </w:rPr>
        <w:t>．</w:t>
      </w:r>
    </w:p>
    <w:p w14:paraId="1C4A02D1" w14:textId="77777777" w:rsidR="000B64F1" w:rsidRPr="000B64F1" w:rsidRDefault="000B64F1" w:rsidP="000B64F1">
      <w:pPr>
        <w:widowControl/>
        <w:ind w:left="161" w:firstLineChars="100" w:firstLine="321"/>
        <w:jc w:val="center"/>
        <w:rPr>
          <w:rFonts w:ascii="Helvetica" w:hAnsi="Helvetica"/>
          <w:b/>
          <w:bCs/>
          <w:sz w:val="32"/>
        </w:rPr>
      </w:pPr>
      <w:r w:rsidRPr="000B64F1">
        <w:rPr>
          <w:rFonts w:ascii="Helvetica" w:hAnsi="Helvetica" w:hint="eastAsia"/>
          <w:b/>
          <w:bCs/>
          <w:sz w:val="32"/>
        </w:rPr>
        <w:t>I</w:t>
      </w:r>
      <w:r w:rsidRPr="000B64F1">
        <w:rPr>
          <w:rFonts w:ascii="Helvetica" w:hAnsi="Helvetica"/>
          <w:b/>
          <w:bCs/>
          <w:sz w:val="32"/>
        </w:rPr>
        <w:t xml:space="preserve">mpact of Low-Speed Autonomous Buses </w:t>
      </w:r>
    </w:p>
    <w:p w14:paraId="5E5ADF65" w14:textId="77777777" w:rsidR="000B64F1" w:rsidRPr="000B64F1" w:rsidRDefault="000B64F1" w:rsidP="000B64F1">
      <w:pPr>
        <w:widowControl/>
        <w:ind w:left="161" w:firstLineChars="100" w:firstLine="321"/>
        <w:jc w:val="center"/>
        <w:rPr>
          <w:rFonts w:ascii="Helvetica" w:hAnsi="Helvetica"/>
          <w:b/>
          <w:bCs/>
          <w:sz w:val="32"/>
        </w:rPr>
      </w:pPr>
      <w:r w:rsidRPr="000B64F1">
        <w:rPr>
          <w:rFonts w:ascii="Helvetica" w:hAnsi="Helvetica"/>
          <w:b/>
          <w:bCs/>
          <w:sz w:val="32"/>
        </w:rPr>
        <w:t>on Mixed Traffic Flow in the Kashiwanoha Area</w:t>
      </w:r>
      <w:r w:rsidRPr="000B64F1">
        <w:rPr>
          <w:rFonts w:ascii="Helvetica" w:hAnsi="Helvetica" w:hint="eastAsia"/>
          <w:b/>
          <w:bCs/>
          <w:sz w:val="32"/>
        </w:rPr>
        <w:t xml:space="preserve">　</w:t>
      </w:r>
    </w:p>
    <w:p w14:paraId="5F390CDE" w14:textId="77777777" w:rsidR="000B64F1" w:rsidRPr="000B64F1" w:rsidRDefault="000B64F1" w:rsidP="000B64F1">
      <w:pPr>
        <w:widowControl/>
        <w:ind w:left="100" w:firstLineChars="100" w:firstLine="200"/>
        <w:jc w:val="center"/>
        <w:rPr>
          <w:rFonts w:ascii="Times New Roman" w:hAnsi="Times New Roman"/>
          <w:sz w:val="20"/>
        </w:rPr>
      </w:pPr>
    </w:p>
    <w:p w14:paraId="2AAF7F0F" w14:textId="77777777" w:rsidR="000B64F1" w:rsidRPr="000B64F1" w:rsidRDefault="000B64F1" w:rsidP="000B64F1">
      <w:pPr>
        <w:widowControl/>
        <w:ind w:left="100" w:firstLineChars="100" w:firstLine="200"/>
        <w:jc w:val="center"/>
        <w:rPr>
          <w:rFonts w:ascii="Times New Roman" w:hAnsi="Times New Roman"/>
          <w:sz w:val="20"/>
          <w:vertAlign w:val="superscript"/>
        </w:rPr>
      </w:pPr>
      <w:r w:rsidRPr="000B64F1">
        <w:rPr>
          <w:rFonts w:ascii="Times New Roman" w:hAnsi="Times New Roman" w:hint="eastAsia"/>
          <w:sz w:val="20"/>
        </w:rPr>
        <w:t>Hibiki Hatakenaka</w:t>
      </w:r>
      <w:r w:rsidRPr="000B64F1">
        <w:rPr>
          <w:rFonts w:ascii="Times New Roman" w:hAnsi="Times New Roman" w:hint="eastAsia"/>
          <w:sz w:val="20"/>
          <w:vertAlign w:val="superscript"/>
        </w:rPr>
        <w:t>*1</w:t>
      </w:r>
      <w:r w:rsidRPr="000B64F1">
        <w:rPr>
          <w:rFonts w:ascii="Times New Roman" w:hAnsi="Times New Roman" w:hint="eastAsia"/>
          <w:sz w:val="20"/>
        </w:rPr>
        <w:t xml:space="preserve">   Yu Hasegawa</w:t>
      </w:r>
      <w:r w:rsidRPr="000B64F1">
        <w:rPr>
          <w:rFonts w:ascii="Times New Roman" w:hAnsi="Times New Roman" w:hint="eastAsia"/>
          <w:sz w:val="20"/>
          <w:vertAlign w:val="superscript"/>
        </w:rPr>
        <w:t>*2</w:t>
      </w:r>
      <w:r w:rsidRPr="000B64F1">
        <w:rPr>
          <w:rFonts w:ascii="Times New Roman" w:hAnsi="Times New Roman" w:hint="eastAsia"/>
          <w:sz w:val="20"/>
          <w:vertAlign w:val="superscript"/>
        </w:rPr>
        <w:t xml:space="preserve">　</w:t>
      </w:r>
      <w:r w:rsidRPr="000B64F1">
        <w:rPr>
          <w:rFonts w:ascii="Times New Roman" w:hAnsi="Times New Roman" w:hint="eastAsia"/>
          <w:sz w:val="20"/>
        </w:rPr>
        <w:t xml:space="preserve">  Takashi Oguchi</w:t>
      </w:r>
      <w:r w:rsidRPr="000B64F1">
        <w:rPr>
          <w:rFonts w:ascii="Times New Roman" w:hAnsi="Times New Roman" w:hint="eastAsia"/>
          <w:sz w:val="20"/>
          <w:vertAlign w:val="superscript"/>
        </w:rPr>
        <w:t>*2</w:t>
      </w:r>
      <w:r w:rsidRPr="000B64F1">
        <w:rPr>
          <w:rFonts w:ascii="Times New Roman" w:hAnsi="Times New Roman" w:hint="eastAsia"/>
          <w:sz w:val="20"/>
        </w:rPr>
        <w:t xml:space="preserve">   Koji Takahashi</w:t>
      </w:r>
      <w:r w:rsidRPr="000B64F1">
        <w:rPr>
          <w:rFonts w:ascii="Times New Roman" w:hAnsi="Times New Roman" w:hint="eastAsia"/>
          <w:sz w:val="20"/>
          <w:vertAlign w:val="superscript"/>
        </w:rPr>
        <w:t>*3</w:t>
      </w:r>
      <w:r w:rsidRPr="000B64F1">
        <w:rPr>
          <w:rFonts w:ascii="Times New Roman" w:hAnsi="Times New Roman" w:hint="eastAsia"/>
          <w:sz w:val="20"/>
        </w:rPr>
        <w:t xml:space="preserve">   Hisatomo Hanabusa</w:t>
      </w:r>
      <w:r w:rsidRPr="000B64F1">
        <w:rPr>
          <w:rFonts w:ascii="Times New Roman" w:hAnsi="Times New Roman" w:hint="eastAsia"/>
          <w:sz w:val="20"/>
          <w:vertAlign w:val="superscript"/>
        </w:rPr>
        <w:t>*3</w:t>
      </w:r>
    </w:p>
    <w:p w14:paraId="29AA3732" w14:textId="77777777" w:rsidR="000B64F1" w:rsidRPr="000B64F1" w:rsidRDefault="000B64F1" w:rsidP="000B64F1">
      <w:pPr>
        <w:widowControl/>
        <w:ind w:left="100" w:firstLineChars="100" w:firstLine="200"/>
        <w:jc w:val="center"/>
        <w:rPr>
          <w:rFonts w:ascii="Times New Roman" w:hAnsi="Times New Roman"/>
          <w:sz w:val="20"/>
        </w:rPr>
      </w:pPr>
      <w:r w:rsidRPr="000B64F1">
        <w:rPr>
          <w:rFonts w:ascii="Times New Roman" w:hAnsi="Times New Roman" w:hint="eastAsia"/>
          <w:sz w:val="20"/>
          <w:vertAlign w:val="superscript"/>
        </w:rPr>
        <w:t>*1</w:t>
      </w:r>
      <w:r w:rsidRPr="000B64F1">
        <w:rPr>
          <w:rFonts w:ascii="Times New Roman" w:hAnsi="Times New Roman"/>
          <w:sz w:val="20"/>
          <w:vertAlign w:val="superscript"/>
        </w:rPr>
        <w:t xml:space="preserve"> </w:t>
      </w:r>
      <w:r w:rsidRPr="000B64F1">
        <w:rPr>
          <w:rFonts w:ascii="Times New Roman" w:hAnsi="Times New Roman"/>
          <w:sz w:val="20"/>
        </w:rPr>
        <w:t>Department of Civil Engineering, Graduate School of Engineering</w:t>
      </w:r>
      <w:r w:rsidRPr="000B64F1">
        <w:rPr>
          <w:rFonts w:ascii="Times New Roman" w:hAnsi="Times New Roman" w:hint="eastAsia"/>
          <w:sz w:val="20"/>
        </w:rPr>
        <w:t xml:space="preserve">, </w:t>
      </w:r>
      <w:r w:rsidRPr="000B64F1">
        <w:rPr>
          <w:rFonts w:ascii="Times New Roman" w:hAnsi="Times New Roman"/>
          <w:sz w:val="20"/>
        </w:rPr>
        <w:t>The University of Tokyo</w:t>
      </w:r>
    </w:p>
    <w:p w14:paraId="02143D5A" w14:textId="4C7386E4" w:rsidR="000B64F1" w:rsidRPr="000B64F1" w:rsidRDefault="000B64F1" w:rsidP="000B64F1">
      <w:pPr>
        <w:widowControl/>
        <w:ind w:left="100" w:firstLineChars="100" w:firstLine="200"/>
        <w:jc w:val="center"/>
        <w:rPr>
          <w:rFonts w:ascii="Times New Roman" w:hAnsi="Times New Roman"/>
          <w:sz w:val="20"/>
        </w:rPr>
      </w:pPr>
      <w:r w:rsidRPr="000B64F1">
        <w:rPr>
          <w:rFonts w:ascii="Times New Roman" w:hAnsi="Times New Roman" w:hint="eastAsia"/>
          <w:sz w:val="20"/>
          <w:vertAlign w:val="superscript"/>
        </w:rPr>
        <w:t>*2</w:t>
      </w:r>
      <w:r w:rsidRPr="000B64F1">
        <w:rPr>
          <w:rFonts w:ascii="Times New Roman" w:hAnsi="Times New Roman"/>
          <w:sz w:val="20"/>
          <w:vertAlign w:val="superscript"/>
        </w:rPr>
        <w:t xml:space="preserve"> </w:t>
      </w:r>
      <w:del w:id="5" w:author="響生 畠中" w:date="2025-11-05T18:51:00Z" w16du:dateUtc="2025-11-05T09:51:00Z">
        <w:r w:rsidRPr="000B64F1" w:rsidDel="00D743BB">
          <w:rPr>
            <w:rFonts w:ascii="Times New Roman" w:hAnsi="Times New Roman"/>
            <w:sz w:val="20"/>
          </w:rPr>
          <w:delText xml:space="preserve">Department of Human and Social Systems, </w:delText>
        </w:r>
      </w:del>
      <w:r w:rsidRPr="000B64F1">
        <w:rPr>
          <w:rFonts w:ascii="Times New Roman" w:hAnsi="Times New Roman"/>
          <w:sz w:val="20"/>
        </w:rPr>
        <w:t>Institute of Industrial Science, The University of Tokyo</w:t>
      </w:r>
    </w:p>
    <w:p w14:paraId="5D826469" w14:textId="77777777" w:rsidR="000B64F1" w:rsidRPr="000B64F1" w:rsidRDefault="000B64F1" w:rsidP="000B64F1">
      <w:pPr>
        <w:widowControl/>
        <w:ind w:left="100" w:firstLineChars="100" w:firstLine="200"/>
        <w:jc w:val="center"/>
        <w:rPr>
          <w:rFonts w:ascii="Times New Roman" w:hAnsi="Times New Roman"/>
          <w:sz w:val="20"/>
        </w:rPr>
      </w:pPr>
      <w:r w:rsidRPr="000B64F1">
        <w:rPr>
          <w:rFonts w:ascii="Times New Roman" w:hAnsi="Times New Roman" w:hint="eastAsia"/>
          <w:sz w:val="20"/>
          <w:vertAlign w:val="superscript"/>
        </w:rPr>
        <w:t>*3</w:t>
      </w:r>
      <w:r w:rsidRPr="000B64F1">
        <w:rPr>
          <w:rFonts w:ascii="Times New Roman" w:hAnsi="Times New Roman" w:hint="eastAsia"/>
          <w:sz w:val="20"/>
        </w:rPr>
        <w:t>i-Transport Lab. Co., Ltd.</w:t>
      </w:r>
    </w:p>
    <w:p w14:paraId="6E52EB42" w14:textId="77777777" w:rsidR="000B64F1" w:rsidRPr="000B64F1" w:rsidRDefault="000B64F1" w:rsidP="000B64F1">
      <w:pPr>
        <w:widowControl/>
        <w:ind w:left="100" w:firstLineChars="100" w:firstLine="200"/>
        <w:jc w:val="center"/>
        <w:rPr>
          <w:rFonts w:ascii="Times New Roman" w:hAnsi="Times New Roman"/>
          <w:sz w:val="20"/>
        </w:rPr>
      </w:pPr>
    </w:p>
    <w:p w14:paraId="7E182F05" w14:textId="77777777" w:rsidR="000B64F1" w:rsidRPr="000B64F1" w:rsidRDefault="000B64F1" w:rsidP="000B64F1">
      <w:pPr>
        <w:widowControl/>
        <w:ind w:left="100" w:firstLineChars="100" w:firstLine="200"/>
        <w:jc w:val="center"/>
        <w:rPr>
          <w:rFonts w:ascii="Times New Roman" w:hAnsi="Times New Roman"/>
          <w:sz w:val="20"/>
        </w:rPr>
      </w:pPr>
      <w:r w:rsidRPr="000B64F1">
        <w:rPr>
          <w:rFonts w:ascii="Times New Roman" w:hAnsi="Times New Roman"/>
          <w:sz w:val="20"/>
        </w:rPr>
        <w:t>Currently, a Level 2 autonomous bus demonstration experiment is underway between the University of Tokyo's</w:t>
      </w:r>
      <w:r w:rsidRPr="000B64F1">
        <w:rPr>
          <w:rFonts w:ascii="Times New Roman" w:hAnsi="Times New Roman" w:hint="eastAsia"/>
          <w:sz w:val="20"/>
        </w:rPr>
        <w:t xml:space="preserve"> </w:t>
      </w:r>
      <w:r w:rsidRPr="000B64F1">
        <w:rPr>
          <w:rFonts w:ascii="Times New Roman" w:hAnsi="Times New Roman"/>
          <w:sz w:val="20"/>
        </w:rPr>
        <w:t>Kashiwa Campus and Kashiwanoha Campus Station. Autonomous buses are expected to operate at low speeds due to technical challenges and to prevent in-vehicle accidents. This study uses the traffic flow simulator MicroAVENUE to evaluate the impact on traffic flow when low-speed autonomous buses mix with other transportation modes. It also verifies the effectiveness of measures such as bus bay improvements and stopping/parking countermeasures. These analyses aim to contribute to planning measures for future demonstration tests and practical implementation.</w:t>
      </w:r>
    </w:p>
    <w:p w14:paraId="189B734D" w14:textId="368D0FA9" w:rsidR="000B64F1" w:rsidRPr="000B64F1" w:rsidRDefault="000B64F1" w:rsidP="000B64F1">
      <w:pPr>
        <w:widowControl/>
        <w:ind w:left="100" w:firstLineChars="100" w:firstLine="201"/>
        <w:jc w:val="center"/>
        <w:rPr>
          <w:rFonts w:ascii="Times New Roman" w:hAnsi="Times New Roman"/>
          <w:b/>
          <w:bCs/>
          <w:i/>
          <w:iCs/>
          <w:sz w:val="20"/>
        </w:rPr>
      </w:pPr>
      <w:r w:rsidRPr="000B64F1">
        <w:rPr>
          <w:rFonts w:ascii="Times New Roman" w:hAnsi="Times New Roman" w:hint="eastAsia"/>
          <w:b/>
          <w:bCs/>
          <w:i/>
          <w:iCs/>
          <w:sz w:val="20"/>
        </w:rPr>
        <w:t>Keyword: Autonomous Driving, Mixed Traffic Flow, Traffic Flow Simulation</w:t>
      </w:r>
    </w:p>
    <w:p w14:paraId="1EA312D6" w14:textId="77777777" w:rsidR="000B64F1" w:rsidRPr="000B64F1" w:rsidRDefault="000B64F1" w:rsidP="000B64F1">
      <w:pPr>
        <w:rPr>
          <w:rFonts w:ascii="Times New Roman" w:hAnsi="Times New Roman"/>
          <w:sz w:val="20"/>
        </w:rPr>
        <w:sectPr w:rsidR="000B64F1" w:rsidRPr="000B64F1" w:rsidSect="000B64F1">
          <w:type w:val="continuous"/>
          <w:pgSz w:w="11906" w:h="16838" w:code="9"/>
          <w:pgMar w:top="851" w:right="1134" w:bottom="1701" w:left="1134" w:header="851" w:footer="992" w:gutter="0"/>
          <w:cols w:space="425"/>
          <w:docGrid w:type="lines" w:linePitch="360"/>
        </w:sectPr>
      </w:pPr>
      <w:r w:rsidRPr="000B64F1">
        <w:rPr>
          <w:rFonts w:ascii="Times New Roman" w:hAnsi="Times New Roman" w:hint="eastAsia"/>
          <w:sz w:val="20"/>
          <w:u w:val="single"/>
        </w:rPr>
        <w:t xml:space="preserve">                                                                                               </w:t>
      </w:r>
    </w:p>
    <w:p w14:paraId="7116689E" w14:textId="77777777" w:rsidR="000B64F1" w:rsidRPr="000B64F1" w:rsidRDefault="000B64F1" w:rsidP="000B64F1">
      <w:pPr>
        <w:rPr>
          <w:rFonts w:ascii="ＭＳ ゴシック" w:eastAsia="ＭＳ ゴシック" w:hAnsi="ＭＳ ゴシック"/>
          <w:sz w:val="20"/>
        </w:rPr>
      </w:pPr>
      <w:r w:rsidRPr="000B64F1">
        <w:rPr>
          <w:rFonts w:ascii="ＭＳ ゴシック" w:eastAsia="ＭＳ ゴシック" w:hAnsi="ＭＳ ゴシック" w:hint="eastAsia"/>
          <w:sz w:val="20"/>
        </w:rPr>
        <w:t>1.本研究の目的・背景</w:t>
      </w:r>
    </w:p>
    <w:p w14:paraId="03B85D2E" w14:textId="3C937A57" w:rsidR="000B64F1" w:rsidRPr="000B64F1" w:rsidDel="00E95547" w:rsidRDefault="000B64F1" w:rsidP="000B64F1">
      <w:pPr>
        <w:ind w:left="210" w:right="210" w:firstLineChars="100" w:firstLine="200"/>
        <w:rPr>
          <w:del w:id="6" w:author="悠 長谷川" w:date="2025-11-04T21:29:00Z" w16du:dateUtc="2025-11-04T12:29:00Z"/>
          <w:rFonts w:ascii="Times New Roman" w:hAnsi="Times New Roman"/>
          <w:sz w:val="20"/>
        </w:rPr>
      </w:pPr>
      <w:r w:rsidRPr="000B64F1">
        <w:rPr>
          <w:rFonts w:ascii="Times New Roman" w:hAnsi="Times New Roman"/>
          <w:sz w:val="20"/>
        </w:rPr>
        <w:t>自動運転技術は，交通流の円滑性の向上，交通事故の減少，燃料消費量の減少，人手不足の解消などの効果が期待されており，世界中で開発や実用化が</w:t>
      </w:r>
      <w:r w:rsidRPr="000B64F1">
        <w:rPr>
          <w:rFonts w:ascii="Times New Roman" w:hAnsi="Times New Roman"/>
          <w:sz w:val="20"/>
        </w:rPr>
        <w:t>進んでいる．我が国にお</w:t>
      </w:r>
      <w:ins w:id="7" w:author="悠 長谷川" w:date="2025-11-04T21:26:00Z" w16du:dateUtc="2025-11-04T12:26:00Z">
        <w:r w:rsidR="003E159C">
          <w:rPr>
            <w:rFonts w:ascii="Times New Roman" w:hAnsi="Times New Roman" w:hint="eastAsia"/>
            <w:sz w:val="20"/>
          </w:rPr>
          <w:t>いては</w:t>
        </w:r>
      </w:ins>
      <w:del w:id="8" w:author="悠 長谷川" w:date="2025-11-04T21:26:00Z" w16du:dateUtc="2025-11-04T12:26:00Z">
        <w:r w:rsidRPr="000B64F1" w:rsidDel="003E159C">
          <w:rPr>
            <w:rFonts w:ascii="Times New Roman" w:hAnsi="Times New Roman" w:hint="eastAsia"/>
            <w:sz w:val="20"/>
          </w:rPr>
          <w:delText>ける自動運転導入の特徴としては</w:delText>
        </w:r>
      </w:del>
      <w:r w:rsidRPr="000B64F1">
        <w:rPr>
          <w:rFonts w:ascii="Times New Roman" w:hAnsi="Times New Roman" w:hint="eastAsia"/>
          <w:sz w:val="20"/>
        </w:rPr>
        <w:t>，運転手不足問題を解決するためのバス型</w:t>
      </w:r>
      <w:ins w:id="9" w:author="悠 長谷川" w:date="2025-11-04T21:26:00Z" w16du:dateUtc="2025-11-04T12:26:00Z">
        <w:r w:rsidR="003E159C">
          <w:rPr>
            <w:rFonts w:ascii="Times New Roman" w:hAnsi="Times New Roman" w:hint="eastAsia"/>
            <w:sz w:val="20"/>
          </w:rPr>
          <w:t>の</w:t>
        </w:r>
      </w:ins>
      <w:ins w:id="10" w:author="悠 長谷川" w:date="2025-11-04T21:27:00Z" w16du:dateUtc="2025-11-04T12:27:00Z">
        <w:r w:rsidR="003E159C">
          <w:rPr>
            <w:rFonts w:ascii="Times New Roman" w:hAnsi="Times New Roman" w:hint="eastAsia"/>
            <w:sz w:val="20"/>
          </w:rPr>
          <w:t>自動運転導入の事例</w:t>
        </w:r>
      </w:ins>
      <w:r w:rsidRPr="000B64F1">
        <w:rPr>
          <w:rFonts w:ascii="Times New Roman" w:hAnsi="Times New Roman" w:hint="eastAsia"/>
          <w:sz w:val="20"/>
        </w:rPr>
        <w:t>が多</w:t>
      </w:r>
      <w:del w:id="11" w:author="悠 長谷川" w:date="2025-11-05T18:22:00Z" w16du:dateUtc="2025-11-05T09:22:00Z">
        <w:r w:rsidRPr="000B64F1" w:rsidDel="001A316D">
          <w:rPr>
            <w:rFonts w:ascii="Times New Roman" w:hAnsi="Times New Roman" w:hint="eastAsia"/>
            <w:sz w:val="20"/>
          </w:rPr>
          <w:delText>い</w:delText>
        </w:r>
      </w:del>
      <w:del w:id="12" w:author="悠 長谷川" w:date="2025-11-04T21:27:00Z" w16du:dateUtc="2025-11-04T12:27:00Z">
        <w:r w:rsidRPr="000B64F1" w:rsidDel="003E159C">
          <w:rPr>
            <w:rFonts w:ascii="Times New Roman" w:hAnsi="Times New Roman" w:hint="eastAsia"/>
            <w:sz w:val="20"/>
          </w:rPr>
          <w:delText>ことが挙げられる</w:delText>
        </w:r>
      </w:del>
      <w:del w:id="13" w:author="悠 長谷川" w:date="2025-11-05T18:22:00Z" w16du:dateUtc="2025-11-05T09:22:00Z">
        <w:r w:rsidRPr="000B64F1" w:rsidDel="001A316D">
          <w:rPr>
            <w:rFonts w:ascii="Times New Roman" w:hAnsi="Times New Roman" w:hint="eastAsia"/>
            <w:sz w:val="20"/>
          </w:rPr>
          <w:delText>．</w:delText>
        </w:r>
      </w:del>
      <w:ins w:id="14" w:author="悠 長谷川" w:date="2025-11-05T18:22:00Z" w16du:dateUtc="2025-11-05T09:22:00Z">
        <w:r w:rsidR="001A316D">
          <w:rPr>
            <w:rFonts w:ascii="Times New Roman" w:hAnsi="Times New Roman" w:hint="eastAsia"/>
            <w:sz w:val="20"/>
          </w:rPr>
          <w:t>く</w:t>
        </w:r>
      </w:ins>
      <w:del w:id="15" w:author="悠 長谷川" w:date="2025-11-04T21:27:00Z" w16du:dateUtc="2025-11-04T12:27:00Z">
        <w:r w:rsidRPr="000B64F1" w:rsidDel="00E95547">
          <w:rPr>
            <w:rFonts w:ascii="Times New Roman" w:hAnsi="Times New Roman" w:hint="eastAsia"/>
            <w:sz w:val="20"/>
          </w:rPr>
          <w:delText>しかし現状，</w:delText>
        </w:r>
      </w:del>
      <w:r w:rsidRPr="000B64F1">
        <w:rPr>
          <w:rFonts w:ascii="Times New Roman" w:hAnsi="Times New Roman" w:hint="eastAsia"/>
          <w:sz w:val="20"/>
        </w:rPr>
        <w:t>安全確保のため，多くが補助ドライバーを必要として</w:t>
      </w:r>
      <w:del w:id="16" w:author="悠 長谷川" w:date="2025-11-04T21:28:00Z" w16du:dateUtc="2025-11-04T12:28:00Z">
        <w:r w:rsidRPr="000B64F1" w:rsidDel="00E95547">
          <w:rPr>
            <w:rFonts w:ascii="Times New Roman" w:hAnsi="Times New Roman" w:hint="eastAsia"/>
            <w:sz w:val="20"/>
          </w:rPr>
          <w:delText>おり，</w:delText>
        </w:r>
      </w:del>
      <w:ins w:id="17" w:author="悠 長谷川" w:date="2025-11-04T21:28:00Z" w16du:dateUtc="2025-11-04T12:28:00Z">
        <w:r w:rsidR="00E95547">
          <w:rPr>
            <w:rFonts w:ascii="Times New Roman" w:hAnsi="Times New Roman" w:hint="eastAsia"/>
            <w:sz w:val="20"/>
          </w:rPr>
          <w:t>いる．</w:t>
        </w:r>
      </w:ins>
      <w:r w:rsidRPr="000B64F1">
        <w:rPr>
          <w:rFonts w:ascii="Times New Roman" w:hAnsi="Times New Roman" w:hint="eastAsia"/>
          <w:sz w:val="20"/>
        </w:rPr>
        <w:t>永平寺での事例</w:t>
      </w:r>
      <w:ins w:id="18" w:author="響生 畠中" w:date="2025-11-05T14:01:00Z" w16du:dateUtc="2025-11-05T05:01:00Z">
        <w:r w:rsidR="00A938F1" w:rsidRPr="00D52F2B">
          <w:rPr>
            <w:rFonts w:ascii="Times New Roman" w:hAnsi="Times New Roman"/>
            <w:sz w:val="20"/>
            <w:vertAlign w:val="superscript"/>
            <w:rPrChange w:id="19" w:author="響生 畠中" w:date="2025-11-05T14:09:00Z" w16du:dateUtc="2025-11-05T05:09:00Z">
              <w:rPr>
                <w:rFonts w:ascii="Times New Roman" w:hAnsi="Times New Roman"/>
                <w:sz w:val="20"/>
              </w:rPr>
            </w:rPrChange>
          </w:rPr>
          <w:fldChar w:fldCharType="begin"/>
        </w:r>
        <w:r w:rsidR="00A938F1" w:rsidRPr="00D52F2B">
          <w:rPr>
            <w:rFonts w:ascii="Times New Roman" w:hAnsi="Times New Roman"/>
            <w:sz w:val="20"/>
            <w:vertAlign w:val="superscript"/>
            <w:rPrChange w:id="20" w:author="響生 畠中" w:date="2025-11-05T14:09:00Z" w16du:dateUtc="2025-11-05T05:09:00Z">
              <w:rPr>
                <w:rFonts w:ascii="Times New Roman" w:hAnsi="Times New Roman"/>
                <w:sz w:val="20"/>
              </w:rPr>
            </w:rPrChange>
          </w:rPr>
          <w:instrText xml:space="preserve"> REF ref1 \h </w:instrText>
        </w:r>
      </w:ins>
      <w:r w:rsidR="00D52F2B">
        <w:rPr>
          <w:rFonts w:ascii="Times New Roman" w:hAnsi="Times New Roman"/>
          <w:sz w:val="20"/>
          <w:vertAlign w:val="superscript"/>
        </w:rPr>
        <w:instrText xml:space="preserve"> \* MERGEFORMAT </w:instrText>
      </w:r>
      <w:r w:rsidR="00A938F1" w:rsidRPr="00D743BB">
        <w:rPr>
          <w:rFonts w:ascii="Times New Roman" w:hAnsi="Times New Roman"/>
          <w:sz w:val="20"/>
          <w:vertAlign w:val="superscript"/>
        </w:rPr>
      </w:r>
      <w:ins w:id="21" w:author="響生 畠中" w:date="2025-11-05T14:01:00Z" w16du:dateUtc="2025-11-05T05:01:00Z">
        <w:r w:rsidR="00A938F1" w:rsidRPr="00D52F2B">
          <w:rPr>
            <w:rFonts w:ascii="Times New Roman" w:hAnsi="Times New Roman"/>
            <w:sz w:val="20"/>
            <w:vertAlign w:val="superscript"/>
            <w:rPrChange w:id="22" w:author="響生 畠中" w:date="2025-11-05T14:09:00Z" w16du:dateUtc="2025-11-05T05:09:00Z">
              <w:rPr>
                <w:rFonts w:ascii="Times New Roman" w:hAnsi="Times New Roman"/>
                <w:sz w:val="20"/>
              </w:rPr>
            </w:rPrChange>
          </w:rPr>
          <w:fldChar w:fldCharType="separate"/>
        </w:r>
      </w:ins>
      <w:ins w:id="23" w:author="響生 畠中" w:date="2025-11-05T19:34:00Z" w16du:dateUtc="2025-11-05T10:34:00Z">
        <w:r w:rsidR="00970F35" w:rsidRPr="00970F35">
          <w:rPr>
            <w:rFonts w:ascii="Times New Roman" w:hAnsi="Times New Roman" w:hint="eastAsia"/>
            <w:sz w:val="20"/>
            <w:vertAlign w:val="superscript"/>
            <w:rPrChange w:id="24" w:author="響生 畠中" w:date="2025-11-05T19:34:00Z" w16du:dateUtc="2025-11-05T10:34:00Z">
              <w:rPr>
                <w:rFonts w:ascii="Times New Roman" w:hAnsi="Times New Roman" w:hint="eastAsia"/>
                <w:sz w:val="20"/>
              </w:rPr>
            </w:rPrChange>
          </w:rPr>
          <w:t>1)</w:t>
        </w:r>
      </w:ins>
      <w:ins w:id="25" w:author="響生 畠中" w:date="2025-11-05T14:01:00Z" w16du:dateUtc="2025-11-05T05:01:00Z">
        <w:r w:rsidR="00A938F1" w:rsidRPr="00D52F2B">
          <w:rPr>
            <w:rFonts w:ascii="Times New Roman" w:hAnsi="Times New Roman"/>
            <w:sz w:val="20"/>
            <w:vertAlign w:val="superscript"/>
            <w:rPrChange w:id="26" w:author="響生 畠中" w:date="2025-11-05T14:09:00Z" w16du:dateUtc="2025-11-05T05:09:00Z">
              <w:rPr>
                <w:rFonts w:ascii="Times New Roman" w:hAnsi="Times New Roman"/>
                <w:sz w:val="20"/>
              </w:rPr>
            </w:rPrChange>
          </w:rPr>
          <w:fldChar w:fldCharType="end"/>
        </w:r>
      </w:ins>
      <w:del w:id="27" w:author="響生 畠中" w:date="2025-11-05T14:01:00Z" w16du:dateUtc="2025-11-05T05:01:00Z">
        <w:r w:rsidRPr="000B64F1" w:rsidDel="00A938F1">
          <w:rPr>
            <w:rFonts w:ascii="Times New Roman" w:hAnsi="Times New Roman" w:hint="eastAsia"/>
            <w:sz w:val="20"/>
            <w:vertAlign w:val="superscript"/>
          </w:rPr>
          <w:delText>1)</w:delText>
        </w:r>
      </w:del>
      <w:r w:rsidRPr="000B64F1">
        <w:rPr>
          <w:rFonts w:ascii="Times New Roman" w:hAnsi="Times New Roman" w:hint="eastAsia"/>
          <w:sz w:val="20"/>
        </w:rPr>
        <w:t>など遠隔監視タイプの自</w:t>
      </w:r>
      <w:r w:rsidRPr="000B64F1">
        <w:rPr>
          <w:rFonts w:ascii="Times New Roman" w:hAnsi="Times New Roman" w:hint="eastAsia"/>
          <w:sz w:val="20"/>
        </w:rPr>
        <w:lastRenderedPageBreak/>
        <w:t>動運転車</w:t>
      </w:r>
      <w:ins w:id="28" w:author="悠 長谷川" w:date="2025-11-04T21:28:00Z" w16du:dateUtc="2025-11-04T12:28:00Z">
        <w:r w:rsidR="00E95547">
          <w:rPr>
            <w:rFonts w:ascii="Times New Roman" w:hAnsi="Times New Roman" w:hint="eastAsia"/>
            <w:sz w:val="20"/>
          </w:rPr>
          <w:t>も存在するが</w:t>
        </w:r>
      </w:ins>
      <w:del w:id="29" w:author="悠 長谷川" w:date="2025-11-04T21:28:00Z" w16du:dateUtc="2025-11-04T12:28:00Z">
        <w:r w:rsidRPr="000B64F1" w:rsidDel="00E95547">
          <w:rPr>
            <w:rFonts w:ascii="Times New Roman" w:hAnsi="Times New Roman" w:hint="eastAsia"/>
            <w:sz w:val="20"/>
          </w:rPr>
          <w:delText>は</w:delText>
        </w:r>
      </w:del>
      <w:ins w:id="30" w:author="悠 長谷川" w:date="2025-11-04T21:28:00Z" w16du:dateUtc="2025-11-04T12:28:00Z">
        <w:r w:rsidR="00E95547">
          <w:rPr>
            <w:rFonts w:ascii="Times New Roman" w:hAnsi="Times New Roman" w:hint="eastAsia"/>
            <w:sz w:val="20"/>
          </w:rPr>
          <w:t>，</w:t>
        </w:r>
      </w:ins>
      <w:r w:rsidRPr="000B64F1">
        <w:rPr>
          <w:rFonts w:ascii="Times New Roman" w:hAnsi="Times New Roman" w:hint="eastAsia"/>
          <w:sz w:val="20"/>
        </w:rPr>
        <w:t>非常に低速で走行している．</w:t>
      </w:r>
      <w:ins w:id="31" w:author="悠 長谷川" w:date="2025-11-04T21:28:00Z" w16du:dateUtc="2025-11-04T12:28:00Z">
        <w:r w:rsidR="00E95547" w:rsidRPr="000B64F1" w:rsidDel="00E95547">
          <w:rPr>
            <w:rFonts w:ascii="Times New Roman" w:hAnsi="Times New Roman" w:hint="eastAsia"/>
            <w:sz w:val="20"/>
          </w:rPr>
          <w:t xml:space="preserve"> </w:t>
        </w:r>
      </w:ins>
      <w:ins w:id="32" w:author="悠 長谷川" w:date="2025-11-04T21:30:00Z" w16du:dateUtc="2025-11-04T12:30:00Z">
        <w:r w:rsidR="00E95547">
          <w:rPr>
            <w:rFonts w:ascii="Times New Roman" w:hAnsi="Times New Roman" w:hint="eastAsia"/>
            <w:sz w:val="20"/>
          </w:rPr>
          <w:t>これは，</w:t>
        </w:r>
      </w:ins>
      <w:del w:id="33" w:author="悠 長谷川" w:date="2025-11-04T21:28:00Z" w16du:dateUtc="2025-11-04T12:28:00Z">
        <w:r w:rsidRPr="000B64F1" w:rsidDel="00E95547">
          <w:rPr>
            <w:rFonts w:ascii="Times New Roman" w:hAnsi="Times New Roman" w:hint="eastAsia"/>
            <w:sz w:val="20"/>
          </w:rPr>
          <w:delText>今後</w:delText>
        </w:r>
        <w:commentRangeStart w:id="34"/>
        <w:r w:rsidRPr="000B64F1" w:rsidDel="00E95547">
          <w:rPr>
            <w:rFonts w:ascii="Times New Roman" w:hAnsi="Times New Roman"/>
            <w:sz w:val="20"/>
          </w:rPr>
          <w:delText>いかに安全性を担保したうえで完全自動運転に切り替えていくかが重要となる．</w:delText>
        </w:r>
        <w:commentRangeEnd w:id="34"/>
        <w:r w:rsidRPr="000B64F1" w:rsidDel="00E95547">
          <w:rPr>
            <w:rFonts w:ascii="Times New Roman" w:hAnsi="Times New Roman"/>
            <w:sz w:val="20"/>
          </w:rPr>
          <w:commentReference w:id="34"/>
        </w:r>
      </w:del>
    </w:p>
    <w:p w14:paraId="52DB50DA" w14:textId="3DE94BFB" w:rsidR="000B64F1" w:rsidRPr="000B64F1" w:rsidRDefault="000B64F1" w:rsidP="000B64F1">
      <w:pPr>
        <w:ind w:firstLineChars="100" w:firstLine="200"/>
        <w:rPr>
          <w:rFonts w:ascii="Times New Roman" w:hAnsi="Times New Roman"/>
          <w:sz w:val="20"/>
        </w:rPr>
      </w:pPr>
      <w:del w:id="35" w:author="悠 長谷川" w:date="2025-11-04T21:28:00Z" w16du:dateUtc="2025-11-04T12:28:00Z">
        <w:r w:rsidRPr="000B64F1" w:rsidDel="00E95547">
          <w:rPr>
            <w:rFonts w:ascii="Times New Roman" w:hAnsi="Times New Roman"/>
            <w:sz w:val="20"/>
          </w:rPr>
          <w:delText>本研究ではバスの自動運転化に着目した．</w:delText>
        </w:r>
      </w:del>
      <w:r w:rsidRPr="000B64F1">
        <w:rPr>
          <w:rFonts w:ascii="Times New Roman" w:hAnsi="Times New Roman" w:hint="eastAsia"/>
          <w:sz w:val="20"/>
        </w:rPr>
        <w:t>バスは</w:t>
      </w:r>
      <w:del w:id="36" w:author="悠 長谷川" w:date="2025-11-04T21:30:00Z" w16du:dateUtc="2025-11-04T12:30:00Z">
        <w:r w:rsidRPr="000B64F1" w:rsidDel="00E95547">
          <w:rPr>
            <w:rFonts w:ascii="Times New Roman" w:hAnsi="Times New Roman" w:hint="eastAsia"/>
            <w:sz w:val="20"/>
          </w:rPr>
          <w:delText>人手不足の観点から自動運転化のニーズが高い</w:delText>
        </w:r>
      </w:del>
      <w:del w:id="37" w:author="悠 長谷川" w:date="2025-11-04T21:28:00Z" w16du:dateUtc="2025-11-04T12:28:00Z">
        <w:r w:rsidRPr="000B64F1" w:rsidDel="00E95547">
          <w:rPr>
            <w:rFonts w:ascii="Times New Roman" w:hAnsi="Times New Roman" w:hint="eastAsia"/>
            <w:sz w:val="20"/>
          </w:rPr>
          <w:delText>．また</w:delText>
        </w:r>
      </w:del>
      <w:del w:id="38" w:author="悠 長谷川" w:date="2025-11-04T21:30:00Z" w16du:dateUtc="2025-11-04T12:30:00Z">
        <w:r w:rsidRPr="000B64F1" w:rsidDel="00E95547">
          <w:rPr>
            <w:rFonts w:ascii="Times New Roman" w:hAnsi="Times New Roman"/>
            <w:sz w:val="20"/>
          </w:rPr>
          <w:delText>，</w:delText>
        </w:r>
      </w:del>
      <w:del w:id="39" w:author="悠 長谷川" w:date="2025-11-04T21:28:00Z" w16du:dateUtc="2025-11-04T12:28:00Z">
        <w:r w:rsidRPr="000B64F1" w:rsidDel="00E95547">
          <w:rPr>
            <w:rFonts w:ascii="Times New Roman" w:hAnsi="Times New Roman"/>
            <w:sz w:val="20"/>
          </w:rPr>
          <w:delText>バスは</w:delText>
        </w:r>
      </w:del>
      <w:r w:rsidRPr="000B64F1">
        <w:rPr>
          <w:rFonts w:ascii="Times New Roman" w:hAnsi="Times New Roman"/>
          <w:sz w:val="20"/>
        </w:rPr>
        <w:t>シートベルト</w:t>
      </w:r>
      <w:del w:id="40" w:author="悠 長谷川" w:date="2025-11-04T21:29:00Z" w16du:dateUtc="2025-11-04T12:29:00Z">
        <w:r w:rsidRPr="000B64F1" w:rsidDel="00E95547">
          <w:rPr>
            <w:rFonts w:ascii="Times New Roman" w:hAnsi="Times New Roman"/>
            <w:sz w:val="20"/>
          </w:rPr>
          <w:delText>の着用</w:delText>
        </w:r>
      </w:del>
      <w:r w:rsidRPr="000B64F1">
        <w:rPr>
          <w:rFonts w:ascii="Times New Roman" w:hAnsi="Times New Roman"/>
          <w:sz w:val="20"/>
        </w:rPr>
        <w:t>がなく，立ち客も発生する「乗り合い交通」である</w:t>
      </w:r>
      <w:del w:id="41" w:author="悠 長谷川" w:date="2025-11-04T21:29:00Z" w16du:dateUtc="2025-11-04T12:29:00Z">
        <w:r w:rsidRPr="000B64F1" w:rsidDel="00E95547">
          <w:rPr>
            <w:rFonts w:ascii="Times New Roman" w:hAnsi="Times New Roman" w:hint="eastAsia"/>
            <w:sz w:val="20"/>
          </w:rPr>
          <w:delText>．よって</w:delText>
        </w:r>
      </w:del>
      <w:ins w:id="42" w:author="悠 長谷川" w:date="2025-11-04T21:29:00Z" w16du:dateUtc="2025-11-04T12:29:00Z">
        <w:r w:rsidR="00E95547">
          <w:rPr>
            <w:rFonts w:ascii="Times New Roman" w:hAnsi="Times New Roman" w:hint="eastAsia"/>
            <w:sz w:val="20"/>
          </w:rPr>
          <w:t>ため</w:t>
        </w:r>
      </w:ins>
      <w:r w:rsidRPr="000B64F1">
        <w:rPr>
          <w:rFonts w:ascii="Times New Roman" w:hAnsi="Times New Roman"/>
          <w:sz w:val="20"/>
        </w:rPr>
        <w:t>，車内事故防止</w:t>
      </w:r>
      <w:del w:id="43" w:author="悠 長谷川" w:date="2025-11-04T21:29:00Z" w16du:dateUtc="2025-11-04T12:29:00Z">
        <w:r w:rsidRPr="000B64F1" w:rsidDel="00E95547">
          <w:rPr>
            <w:rFonts w:ascii="Times New Roman" w:hAnsi="Times New Roman" w:hint="eastAsia"/>
            <w:sz w:val="20"/>
          </w:rPr>
          <w:delText>や快適性といった</w:delText>
        </w:r>
      </w:del>
      <w:ins w:id="44" w:author="悠 長谷川" w:date="2025-11-04T21:29:00Z" w16du:dateUtc="2025-11-04T12:29:00Z">
        <w:r w:rsidR="00E95547">
          <w:rPr>
            <w:rFonts w:ascii="Times New Roman" w:hAnsi="Times New Roman" w:hint="eastAsia"/>
            <w:sz w:val="20"/>
          </w:rPr>
          <w:t>の</w:t>
        </w:r>
      </w:ins>
      <w:r w:rsidRPr="000B64F1">
        <w:rPr>
          <w:rFonts w:ascii="Times New Roman" w:hAnsi="Times New Roman"/>
          <w:sz w:val="20"/>
        </w:rPr>
        <w:t>観点</w:t>
      </w:r>
      <w:ins w:id="45" w:author="悠 長谷川" w:date="2025-11-04T21:30:00Z" w16du:dateUtc="2025-11-04T12:30:00Z">
        <w:r w:rsidR="00E95547">
          <w:rPr>
            <w:rFonts w:ascii="Times New Roman" w:hAnsi="Times New Roman" w:hint="eastAsia"/>
            <w:sz w:val="20"/>
          </w:rPr>
          <w:t>が</w:t>
        </w:r>
      </w:ins>
      <w:ins w:id="46" w:author="悠 長谷川" w:date="2025-11-04T21:29:00Z" w16du:dateUtc="2025-11-04T12:29:00Z">
        <w:r w:rsidR="00E95547">
          <w:rPr>
            <w:rFonts w:ascii="Times New Roman" w:hAnsi="Times New Roman" w:hint="eastAsia"/>
            <w:sz w:val="20"/>
          </w:rPr>
          <w:t>重要</w:t>
        </w:r>
      </w:ins>
      <w:ins w:id="47" w:author="悠 長谷川" w:date="2025-11-05T18:22:00Z" w16du:dateUtc="2025-11-05T09:22:00Z">
        <w:r w:rsidR="001A316D">
          <w:rPr>
            <w:rFonts w:ascii="Times New Roman" w:hAnsi="Times New Roman" w:hint="eastAsia"/>
            <w:sz w:val="20"/>
          </w:rPr>
          <w:t>であ</w:t>
        </w:r>
      </w:ins>
      <w:ins w:id="48" w:author="悠 長谷川" w:date="2025-11-04T21:29:00Z" w16du:dateUtc="2025-11-04T12:29:00Z">
        <w:r w:rsidR="00E95547">
          <w:rPr>
            <w:rFonts w:ascii="Times New Roman" w:hAnsi="Times New Roman" w:hint="eastAsia"/>
            <w:sz w:val="20"/>
          </w:rPr>
          <w:t>る</w:t>
        </w:r>
      </w:ins>
      <w:ins w:id="49" w:author="悠 長谷川" w:date="2025-11-04T21:30:00Z" w16du:dateUtc="2025-11-04T12:30:00Z">
        <w:r w:rsidR="00E95547">
          <w:rPr>
            <w:rFonts w:ascii="Times New Roman" w:hAnsi="Times New Roman" w:hint="eastAsia"/>
            <w:sz w:val="20"/>
          </w:rPr>
          <w:t>ためである</w:t>
        </w:r>
      </w:ins>
      <w:ins w:id="50" w:author="悠 長谷川" w:date="2025-11-04T21:29:00Z" w16du:dateUtc="2025-11-04T12:29:00Z">
        <w:r w:rsidR="00E95547">
          <w:rPr>
            <w:rFonts w:ascii="Times New Roman" w:hAnsi="Times New Roman" w:hint="eastAsia"/>
            <w:sz w:val="20"/>
          </w:rPr>
          <w:t>．</w:t>
        </w:r>
      </w:ins>
      <w:del w:id="51" w:author="悠 長谷川" w:date="2025-11-04T21:29:00Z" w16du:dateUtc="2025-11-04T12:29:00Z">
        <w:r w:rsidRPr="000B64F1" w:rsidDel="00E95547">
          <w:rPr>
            <w:rFonts w:ascii="Times New Roman" w:hAnsi="Times New Roman"/>
            <w:sz w:val="20"/>
          </w:rPr>
          <w:delText>から，自動運転社会においても，</w:delText>
        </w:r>
      </w:del>
      <w:ins w:id="52" w:author="悠 長谷川" w:date="2025-11-04T21:29:00Z" w16du:dateUtc="2025-11-04T12:29:00Z">
        <w:r w:rsidR="00E95547">
          <w:rPr>
            <w:rFonts w:ascii="Times New Roman" w:hAnsi="Times New Roman" w:hint="eastAsia"/>
            <w:sz w:val="20"/>
          </w:rPr>
          <w:t>したがって</w:t>
        </w:r>
      </w:ins>
      <w:ins w:id="53" w:author="悠 長谷川" w:date="2025-11-04T21:30:00Z" w16du:dateUtc="2025-11-04T12:30:00Z">
        <w:r w:rsidR="00E95547">
          <w:rPr>
            <w:rFonts w:ascii="Times New Roman" w:hAnsi="Times New Roman" w:hint="eastAsia"/>
            <w:sz w:val="20"/>
          </w:rPr>
          <w:t>今後</w:t>
        </w:r>
      </w:ins>
      <w:ins w:id="54" w:author="悠 長谷川" w:date="2025-11-04T21:31:00Z" w16du:dateUtc="2025-11-04T12:31:00Z">
        <w:r w:rsidR="00E95547">
          <w:rPr>
            <w:rFonts w:ascii="Times New Roman" w:hAnsi="Times New Roman" w:hint="eastAsia"/>
            <w:sz w:val="20"/>
          </w:rPr>
          <w:t>も</w:t>
        </w:r>
      </w:ins>
      <w:ins w:id="55" w:author="悠 長谷川" w:date="2025-11-04T21:29:00Z" w16du:dateUtc="2025-11-04T12:29:00Z">
        <w:r w:rsidR="00E95547">
          <w:rPr>
            <w:rFonts w:ascii="Times New Roman" w:hAnsi="Times New Roman" w:hint="eastAsia"/>
            <w:sz w:val="20"/>
          </w:rPr>
          <w:t>，</w:t>
        </w:r>
      </w:ins>
      <w:ins w:id="56" w:author="悠 長谷川" w:date="2025-11-04T21:30:00Z" w16du:dateUtc="2025-11-04T12:30:00Z">
        <w:r w:rsidR="00E95547">
          <w:rPr>
            <w:rFonts w:ascii="Times New Roman" w:hAnsi="Times New Roman" w:hint="eastAsia"/>
            <w:sz w:val="20"/>
          </w:rPr>
          <w:t>バスを自動運転化する際は，</w:t>
        </w:r>
      </w:ins>
      <w:ins w:id="57" w:author="響生 畠中" w:date="2025-11-05T07:14:00Z">
        <w:r w:rsidR="00FF69CE" w:rsidRPr="00FF69CE">
          <w:rPr>
            <w:rFonts w:ascii="Times New Roman" w:hAnsi="Times New Roman"/>
            <w:sz w:val="20"/>
          </w:rPr>
          <w:t>前後・左右加速度の変動を極力抑え</w:t>
        </w:r>
      </w:ins>
      <w:ins w:id="58" w:author="悠 長谷川" w:date="2025-11-04T21:20:00Z" w16du:dateUtc="2025-11-04T12:20:00Z">
        <w:del w:id="59" w:author="響生 畠中" w:date="2025-11-05T07:14:00Z" w16du:dateUtc="2025-11-04T22:14:00Z">
          <w:r w:rsidR="003E159C" w:rsidRPr="000B64F1" w:rsidDel="00FF69CE">
            <w:rPr>
              <w:rFonts w:ascii="Times New Roman" w:hAnsi="Times New Roman" w:hint="eastAsia"/>
              <w:sz w:val="20"/>
            </w:rPr>
            <w:delText>加速度が小さく</w:delText>
          </w:r>
        </w:del>
        <w:r w:rsidR="003E159C" w:rsidRPr="000B64F1">
          <w:rPr>
            <w:rFonts w:ascii="Times New Roman" w:hAnsi="Times New Roman" w:hint="eastAsia"/>
            <w:sz w:val="20"/>
          </w:rPr>
          <w:t>、希望速度も</w:t>
        </w:r>
      </w:ins>
      <w:ins w:id="60" w:author="響生 畠中" w:date="2025-11-05T07:15:00Z" w16du:dateUtc="2025-11-04T22:15:00Z">
        <w:r w:rsidR="00FF69CE">
          <w:rPr>
            <w:rFonts w:ascii="Times New Roman" w:hAnsi="Times New Roman" w:hint="eastAsia"/>
            <w:sz w:val="20"/>
          </w:rPr>
          <w:t>小さい</w:t>
        </w:r>
      </w:ins>
      <w:ins w:id="61" w:author="悠 長谷川" w:date="2025-11-04T21:20:00Z" w16du:dateUtc="2025-11-04T12:20:00Z">
        <w:del w:id="62" w:author="響生 畠中" w:date="2025-11-05T07:15:00Z" w16du:dateUtc="2025-11-04T22:15:00Z">
          <w:r w:rsidR="003E159C" w:rsidRPr="000B64F1" w:rsidDel="00FF69CE">
            <w:rPr>
              <w:rFonts w:ascii="Times New Roman" w:hAnsi="Times New Roman" w:hint="eastAsia"/>
              <w:sz w:val="20"/>
            </w:rPr>
            <w:delText>小さい</w:delText>
          </w:r>
        </w:del>
        <w:commentRangeStart w:id="63"/>
        <w:commentRangeStart w:id="64"/>
        <w:commentRangeStart w:id="65"/>
        <w:commentRangeStart w:id="66"/>
        <w:commentRangeStart w:id="67"/>
        <w:r w:rsidR="003E159C" w:rsidRPr="000B64F1">
          <w:rPr>
            <w:rFonts w:ascii="Times New Roman" w:hAnsi="Times New Roman"/>
            <w:sz w:val="20"/>
          </w:rPr>
          <w:t>運転挙動</w:t>
        </w:r>
        <w:commentRangeEnd w:id="63"/>
        <w:r w:rsidR="003E159C" w:rsidRPr="000B64F1">
          <w:rPr>
            <w:rFonts w:ascii="Times New Roman" w:hAnsi="Times New Roman"/>
            <w:sz w:val="20"/>
          </w:rPr>
          <w:commentReference w:id="63"/>
        </w:r>
        <w:commentRangeEnd w:id="64"/>
        <w:r w:rsidR="003E159C" w:rsidRPr="000B64F1">
          <w:rPr>
            <w:rFonts w:ascii="Times New Roman" w:hAnsi="Times New Roman"/>
            <w:sz w:val="20"/>
          </w:rPr>
          <w:commentReference w:id="64"/>
        </w:r>
        <w:commentRangeEnd w:id="65"/>
        <w:r w:rsidR="003E159C" w:rsidRPr="000B64F1">
          <w:rPr>
            <w:rFonts w:ascii="Times New Roman" w:hAnsi="Times New Roman"/>
            <w:sz w:val="20"/>
          </w:rPr>
          <w:commentReference w:id="65"/>
        </w:r>
      </w:ins>
      <w:commentRangeEnd w:id="66"/>
      <w:ins w:id="68" w:author="悠 長谷川" w:date="2025-11-04T21:24:00Z" w16du:dateUtc="2025-11-04T12:24:00Z">
        <w:r w:rsidR="003E159C">
          <w:rPr>
            <w:rStyle w:val="a7"/>
          </w:rPr>
          <w:commentReference w:id="66"/>
        </w:r>
      </w:ins>
      <w:commentRangeEnd w:id="67"/>
      <w:r w:rsidR="00FF69CE">
        <w:rPr>
          <w:rStyle w:val="a7"/>
        </w:rPr>
        <w:commentReference w:id="67"/>
      </w:r>
      <w:ins w:id="69" w:author="悠 長谷川" w:date="2025-11-04T21:31:00Z" w16du:dateUtc="2025-11-04T12:31:00Z">
        <w:r w:rsidR="00E95547">
          <w:rPr>
            <w:rFonts w:ascii="Times New Roman" w:hAnsi="Times New Roman" w:hint="eastAsia"/>
            <w:sz w:val="20"/>
          </w:rPr>
          <w:t>を行うバス</w:t>
        </w:r>
      </w:ins>
      <w:commentRangeStart w:id="70"/>
      <w:commentRangeStart w:id="71"/>
      <w:del w:id="72" w:author="悠 長谷川" w:date="2025-11-04T21:31:00Z" w16du:dateUtc="2025-11-04T12:31:00Z">
        <w:r w:rsidRPr="000B64F1" w:rsidDel="00E95547">
          <w:rPr>
            <w:rFonts w:ascii="Times New Roman" w:hAnsi="Times New Roman"/>
            <w:sz w:val="20"/>
          </w:rPr>
          <w:delText>慎重な走行</w:delText>
        </w:r>
      </w:del>
      <w:commentRangeEnd w:id="70"/>
      <w:r w:rsidRPr="000B64F1">
        <w:rPr>
          <w:rFonts w:ascii="Times New Roman" w:hAnsi="Times New Roman"/>
          <w:sz w:val="20"/>
        </w:rPr>
        <w:commentReference w:id="70"/>
      </w:r>
      <w:commentRangeEnd w:id="71"/>
      <w:r w:rsidRPr="000B64F1">
        <w:rPr>
          <w:rFonts w:ascii="Times New Roman" w:hAnsi="Times New Roman"/>
          <w:sz w:val="20"/>
        </w:rPr>
        <w:commentReference w:id="71"/>
      </w:r>
      <w:ins w:id="73" w:author="悠 長谷川" w:date="2025-11-04T21:21:00Z" w16du:dateUtc="2025-11-04T12:21:00Z">
        <w:del w:id="74" w:author="響生 畠中" w:date="2025-11-05T07:15:00Z" w16du:dateUtc="2025-11-04T22:15:00Z">
          <w:r w:rsidR="003E159C" w:rsidDel="00FF69CE">
            <w:rPr>
              <w:rFonts w:ascii="Times New Roman" w:hAnsi="Times New Roman" w:hint="eastAsia"/>
              <w:sz w:val="20"/>
            </w:rPr>
            <w:delText>（これを「</w:delText>
          </w:r>
          <w:r w:rsidR="003E159C" w:rsidRPr="00E95547" w:rsidDel="00FF69CE">
            <w:rPr>
              <w:rFonts w:ascii="Times New Roman" w:hAnsi="Times New Roman" w:hint="eastAsia"/>
              <w:sz w:val="20"/>
              <w:highlight w:val="yellow"/>
              <w:rPrChange w:id="75" w:author="悠 長谷川" w:date="2025-11-04T21:32:00Z" w16du:dateUtc="2025-11-04T12:32:00Z">
                <w:rPr>
                  <w:rFonts w:ascii="Times New Roman" w:hAnsi="Times New Roman" w:hint="eastAsia"/>
                  <w:sz w:val="20"/>
                </w:rPr>
              </w:rPrChange>
            </w:rPr>
            <w:delText>慎重な自動運転バス</w:delText>
          </w:r>
          <w:r w:rsidR="003E159C" w:rsidDel="00FF69CE">
            <w:rPr>
              <w:rFonts w:ascii="Times New Roman" w:hAnsi="Times New Roman" w:hint="eastAsia"/>
              <w:sz w:val="20"/>
            </w:rPr>
            <w:delText>」と定義する）</w:delText>
          </w:r>
        </w:del>
      </w:ins>
      <w:r w:rsidRPr="000B64F1">
        <w:rPr>
          <w:rFonts w:ascii="Times New Roman" w:hAnsi="Times New Roman"/>
          <w:sz w:val="20"/>
        </w:rPr>
        <w:t>が求められると考えられる．</w:t>
      </w:r>
    </w:p>
    <w:p w14:paraId="42B99C4D" w14:textId="76E27732" w:rsidR="000B64F1" w:rsidRPr="000B64F1" w:rsidRDefault="0068073A" w:rsidP="000B64F1">
      <w:pPr>
        <w:ind w:firstLineChars="100" w:firstLine="210"/>
        <w:rPr>
          <w:rFonts w:ascii="Times New Roman" w:hAnsi="Times New Roman"/>
          <w:sz w:val="20"/>
        </w:rPr>
      </w:pPr>
      <w:ins w:id="76" w:author="響生 畠中" w:date="2025-11-05T07:28:00Z" w16du:dateUtc="2025-11-04T22:28:00Z">
        <w:r>
          <w:rPr>
            <w:noProof/>
          </w:rPr>
          <mc:AlternateContent>
            <mc:Choice Requires="wps">
              <w:drawing>
                <wp:anchor distT="0" distB="0" distL="114300" distR="114300" simplePos="0" relativeHeight="251677696" behindDoc="0" locked="0" layoutInCell="1" allowOverlap="1" wp14:anchorId="5E1D2633" wp14:editId="51E22117">
                  <wp:simplePos x="0" y="0"/>
                  <wp:positionH relativeFrom="column">
                    <wp:posOffset>3259347</wp:posOffset>
                  </wp:positionH>
                  <wp:positionV relativeFrom="paragraph">
                    <wp:posOffset>1111250</wp:posOffset>
                  </wp:positionV>
                  <wp:extent cx="2749550" cy="635"/>
                  <wp:effectExtent l="0" t="0" r="0" b="0"/>
                  <wp:wrapTopAndBottom/>
                  <wp:docPr id="1982387868" name="テキスト ボックス 1"/>
                  <wp:cNvGraphicFramePr/>
                  <a:graphic xmlns:a="http://schemas.openxmlformats.org/drawingml/2006/main">
                    <a:graphicData uri="http://schemas.microsoft.com/office/word/2010/wordprocessingShape">
                      <wps:wsp>
                        <wps:cNvSpPr txBox="1"/>
                        <wps:spPr>
                          <a:xfrm>
                            <a:off x="0" y="0"/>
                            <a:ext cx="2749550" cy="635"/>
                          </a:xfrm>
                          <a:prstGeom prst="rect">
                            <a:avLst/>
                          </a:prstGeom>
                          <a:solidFill>
                            <a:prstClr val="white"/>
                          </a:solidFill>
                          <a:ln>
                            <a:noFill/>
                          </a:ln>
                        </wps:spPr>
                        <wps:txbx>
                          <w:txbxContent>
                            <w:p w14:paraId="7BDC1173" w14:textId="734E8AA8" w:rsidR="00CC1AC6" w:rsidRPr="00462AB2" w:rsidRDefault="00CC1AC6" w:rsidP="00462AB2">
                              <w:pPr>
                                <w:pStyle w:val="af5"/>
                                <w:ind w:firstLine="201"/>
                                <w:jc w:val="center"/>
                                <w:rPr>
                                  <w:sz w:val="20"/>
                                  <w:szCs w:val="20"/>
                                  <w:rPrChange w:id="77" w:author="響生 畠中" w:date="2025-11-05T15:03:00Z" w16du:dateUtc="2025-11-05T06:03:00Z">
                                    <w:rPr>
                                      <w:rFonts w:ascii="Times New Roman" w:hAnsi="Times New Roman"/>
                                      <w:sz w:val="20"/>
                                      <w:szCs w:val="20"/>
                                    </w:rPr>
                                  </w:rPrChange>
                                </w:rPr>
                              </w:pPr>
                              <w:bookmarkStart w:id="78" w:name="_Ref213247382"/>
                              <w:bookmarkStart w:id="79" w:name="_Ref213244805"/>
                              <w:r w:rsidRPr="000B64F1">
                                <w:rPr>
                                  <w:rFonts w:hint="eastAsia"/>
                                  <w:sz w:val="20"/>
                                  <w:szCs w:val="20"/>
                                </w:rPr>
                                <w:t>図</w:t>
                              </w:r>
                              <w:del w:id="80" w:author="響生 畠中" w:date="2025-11-05T16:13:00Z" w16du:dateUtc="2025-11-05T07:13:00Z">
                                <w:r w:rsidRPr="000B64F1" w:rsidDel="004A3A48">
                                  <w:rPr>
                                    <w:rFonts w:ascii="Times New Roman" w:hAnsi="Times New Roman"/>
                                    <w:sz w:val="20"/>
                                    <w:szCs w:val="20"/>
                                  </w:rPr>
                                  <w:delText xml:space="preserve"> </w:delText>
                                </w:r>
                              </w:del>
                              <w:ins w:id="81" w:author="響生 畠中" w:date="2025-11-05T14:21:00Z" w16du:dateUtc="2025-11-05T05:21:00Z">
                                <w:r w:rsidR="00D1426E">
                                  <w:rPr>
                                    <w:rFonts w:ascii="Times New Roman" w:hAnsi="Times New Roman"/>
                                    <w:sz w:val="20"/>
                                    <w:szCs w:val="20"/>
                                  </w:rPr>
                                  <w:fldChar w:fldCharType="begin"/>
                                </w:r>
                                <w:r w:rsidR="00D1426E">
                                  <w:rPr>
                                    <w:rFonts w:ascii="Times New Roman" w:hAnsi="Times New Roman"/>
                                    <w:sz w:val="20"/>
                                    <w:szCs w:val="20"/>
                                  </w:rPr>
                                  <w:instrText xml:space="preserve"> SEQ </w:instrText>
                                </w:r>
                                <w:r w:rsidR="00D1426E">
                                  <w:rPr>
                                    <w:rFonts w:ascii="Times New Roman" w:hAnsi="Times New Roman"/>
                                    <w:sz w:val="20"/>
                                    <w:szCs w:val="20"/>
                                  </w:rPr>
                                  <w:instrText>図</w:instrText>
                                </w:r>
                                <w:r w:rsidR="00D1426E">
                                  <w:rPr>
                                    <w:rFonts w:ascii="Times New Roman" w:hAnsi="Times New Roman"/>
                                    <w:sz w:val="20"/>
                                    <w:szCs w:val="20"/>
                                  </w:rPr>
                                  <w:instrText xml:space="preserve"> \* ARABIC </w:instrText>
                                </w:r>
                              </w:ins>
                              <w:r w:rsidR="00D1426E">
                                <w:rPr>
                                  <w:rFonts w:ascii="Times New Roman" w:hAnsi="Times New Roman"/>
                                  <w:sz w:val="20"/>
                                  <w:szCs w:val="20"/>
                                </w:rPr>
                                <w:fldChar w:fldCharType="separate"/>
                              </w:r>
                              <w:ins w:id="82" w:author="響生 畠中" w:date="2025-11-05T19:34:00Z" w16du:dateUtc="2025-11-05T10:34:00Z">
                                <w:r w:rsidR="00970F35">
                                  <w:rPr>
                                    <w:rFonts w:ascii="Times New Roman" w:hAnsi="Times New Roman"/>
                                    <w:noProof/>
                                    <w:sz w:val="20"/>
                                    <w:szCs w:val="20"/>
                                  </w:rPr>
                                  <w:t>1</w:t>
                                </w:r>
                              </w:ins>
                              <w:ins w:id="83" w:author="響生 畠中" w:date="2025-11-05T14:21:00Z" w16du:dateUtc="2025-11-05T05:21:00Z">
                                <w:r w:rsidR="00D1426E">
                                  <w:rPr>
                                    <w:rFonts w:ascii="Times New Roman" w:hAnsi="Times New Roman"/>
                                    <w:sz w:val="20"/>
                                    <w:szCs w:val="20"/>
                                  </w:rPr>
                                  <w:fldChar w:fldCharType="end"/>
                                </w:r>
                              </w:ins>
                              <w:bookmarkEnd w:id="78"/>
                              <w:del w:id="84" w:author="響生 畠中" w:date="2025-11-05T14:21:00Z" w16du:dateUtc="2025-11-05T05:21:00Z">
                                <w:r w:rsidRPr="000B64F1" w:rsidDel="00D1426E">
                                  <w:rPr>
                                    <w:rFonts w:ascii="Times New Roman" w:hAnsi="Times New Roman"/>
                                    <w:sz w:val="20"/>
                                    <w:szCs w:val="20"/>
                                  </w:rPr>
                                  <w:fldChar w:fldCharType="begin"/>
                                </w:r>
                                <w:r w:rsidRPr="000B64F1" w:rsidDel="00D1426E">
                                  <w:rPr>
                                    <w:rFonts w:ascii="Times New Roman" w:hAnsi="Times New Roman"/>
                                    <w:sz w:val="20"/>
                                    <w:szCs w:val="20"/>
                                  </w:rPr>
                                  <w:delInstrText xml:space="preserve"> SEQ </w:delInstrText>
                                </w:r>
                                <w:r w:rsidRPr="000B64F1" w:rsidDel="00D1426E">
                                  <w:rPr>
                                    <w:rFonts w:ascii="Times New Roman" w:hAnsi="Times New Roman"/>
                                    <w:sz w:val="20"/>
                                    <w:szCs w:val="20"/>
                                  </w:rPr>
                                  <w:delInstrText>図</w:delInstrText>
                                </w:r>
                                <w:r w:rsidRPr="000B64F1" w:rsidDel="00D1426E">
                                  <w:rPr>
                                    <w:rFonts w:ascii="Times New Roman" w:hAnsi="Times New Roman"/>
                                    <w:sz w:val="20"/>
                                    <w:szCs w:val="20"/>
                                  </w:rPr>
                                  <w:delInstrText xml:space="preserve"> \* ARABIC </w:delInstrText>
                                </w:r>
                                <w:r w:rsidRPr="000B64F1" w:rsidDel="00D1426E">
                                  <w:rPr>
                                    <w:rFonts w:ascii="Times New Roman" w:hAnsi="Times New Roman"/>
                                    <w:sz w:val="20"/>
                                    <w:szCs w:val="20"/>
                                  </w:rPr>
                                  <w:fldChar w:fldCharType="separate"/>
                                </w:r>
                                <w:r w:rsidR="00802FBB" w:rsidDel="00D1426E">
                                  <w:rPr>
                                    <w:rFonts w:ascii="Times New Roman" w:hAnsi="Times New Roman"/>
                                    <w:noProof/>
                                    <w:sz w:val="20"/>
                                    <w:szCs w:val="20"/>
                                  </w:rPr>
                                  <w:delText>1</w:delText>
                                </w:r>
                                <w:r w:rsidRPr="000B64F1" w:rsidDel="00D1426E">
                                  <w:rPr>
                                    <w:rFonts w:ascii="Times New Roman" w:hAnsi="Times New Roman"/>
                                    <w:sz w:val="20"/>
                                    <w:szCs w:val="20"/>
                                  </w:rPr>
                                  <w:fldChar w:fldCharType="end"/>
                                </w:r>
                              </w:del>
                              <w:bookmarkEnd w:id="79"/>
                              <w:r w:rsidRPr="000B64F1">
                                <w:rPr>
                                  <w:rFonts w:hint="eastAsia"/>
                                  <w:sz w:val="20"/>
                                  <w:szCs w:val="20"/>
                                </w:rPr>
                                <w:t>：対象ネットワーク</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E1D2633" id="_x0000_t202" coordsize="21600,21600" o:spt="202" path="m,l,21600r21600,l21600,xe">
                  <v:stroke joinstyle="miter"/>
                  <v:path gradientshapeok="t" o:connecttype="rect"/>
                </v:shapetype>
                <v:shape id="_x0000_s1026" type="#_x0000_t202" style="position:absolute;left:0;text-align:left;margin-left:256.65pt;margin-top:87.5pt;width:216.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" stroked="f">
                  <v:textbox style="mso-fit-shape-to-text:t" inset="0,0,0,0">
                    <w:txbxContent>
                      <w:p w14:paraId="7BDC1173" w14:textId="734E8AA8" w:rsidR="00CC1AC6" w:rsidRPr="00462AB2" w:rsidRDefault="00CC1AC6" w:rsidP="00462AB2">
                        <w:pPr>
                          <w:pStyle w:val="af5"/>
                          <w:ind w:firstLine="201"/>
                          <w:jc w:val="center"/>
                          <w:rPr>
                            <w:sz w:val="20"/>
                            <w:szCs w:val="20"/>
                            <w:rPrChange w:id="85" w:author="響生 畠中" w:date="2025-11-05T15:03:00Z" w16du:dateUtc="2025-11-05T06:03:00Z">
                              <w:rPr>
                                <w:rFonts w:ascii="Times New Roman" w:hAnsi="Times New Roman"/>
                                <w:sz w:val="20"/>
                                <w:szCs w:val="20"/>
                              </w:rPr>
                            </w:rPrChange>
                          </w:rPr>
                        </w:pPr>
                        <w:bookmarkStart w:id="86" w:name="_Ref213247382"/>
                        <w:bookmarkStart w:id="87" w:name="_Ref213244805"/>
                        <w:r w:rsidRPr="000B64F1">
                          <w:rPr>
                            <w:rFonts w:hint="eastAsia"/>
                            <w:sz w:val="20"/>
                            <w:szCs w:val="20"/>
                          </w:rPr>
                          <w:t>図</w:t>
                        </w:r>
                        <w:del w:id="88" w:author="響生 畠中" w:date="2025-11-05T16:13:00Z" w16du:dateUtc="2025-11-05T07:13:00Z">
                          <w:r w:rsidRPr="000B64F1" w:rsidDel="004A3A48">
                            <w:rPr>
                              <w:rFonts w:ascii="Times New Roman" w:hAnsi="Times New Roman"/>
                              <w:sz w:val="20"/>
                              <w:szCs w:val="20"/>
                            </w:rPr>
                            <w:delText xml:space="preserve"> </w:delText>
                          </w:r>
                        </w:del>
                        <w:ins w:id="89" w:author="響生 畠中" w:date="2025-11-05T14:21:00Z" w16du:dateUtc="2025-11-05T05:21:00Z">
                          <w:r w:rsidR="00D1426E">
                            <w:rPr>
                              <w:rFonts w:ascii="Times New Roman" w:hAnsi="Times New Roman"/>
                              <w:sz w:val="20"/>
                              <w:szCs w:val="20"/>
                            </w:rPr>
                            <w:fldChar w:fldCharType="begin"/>
                          </w:r>
                          <w:r w:rsidR="00D1426E">
                            <w:rPr>
                              <w:rFonts w:ascii="Times New Roman" w:hAnsi="Times New Roman"/>
                              <w:sz w:val="20"/>
                              <w:szCs w:val="20"/>
                            </w:rPr>
                            <w:instrText xml:space="preserve"> SEQ </w:instrText>
                          </w:r>
                          <w:r w:rsidR="00D1426E">
                            <w:rPr>
                              <w:rFonts w:ascii="Times New Roman" w:hAnsi="Times New Roman"/>
                              <w:sz w:val="20"/>
                              <w:szCs w:val="20"/>
                            </w:rPr>
                            <w:instrText>図</w:instrText>
                          </w:r>
                          <w:r w:rsidR="00D1426E">
                            <w:rPr>
                              <w:rFonts w:ascii="Times New Roman" w:hAnsi="Times New Roman"/>
                              <w:sz w:val="20"/>
                              <w:szCs w:val="20"/>
                            </w:rPr>
                            <w:instrText xml:space="preserve"> \* ARABIC </w:instrText>
                          </w:r>
                        </w:ins>
                        <w:r w:rsidR="00D1426E">
                          <w:rPr>
                            <w:rFonts w:ascii="Times New Roman" w:hAnsi="Times New Roman"/>
                            <w:sz w:val="20"/>
                            <w:szCs w:val="20"/>
                          </w:rPr>
                          <w:fldChar w:fldCharType="separate"/>
                        </w:r>
                        <w:ins w:id="90" w:author="響生 畠中" w:date="2025-11-05T19:34:00Z" w16du:dateUtc="2025-11-05T10:34:00Z">
                          <w:r w:rsidR="00970F35">
                            <w:rPr>
                              <w:rFonts w:ascii="Times New Roman" w:hAnsi="Times New Roman"/>
                              <w:noProof/>
                              <w:sz w:val="20"/>
                              <w:szCs w:val="20"/>
                            </w:rPr>
                            <w:t>1</w:t>
                          </w:r>
                        </w:ins>
                        <w:ins w:id="91" w:author="響生 畠中" w:date="2025-11-05T14:21:00Z" w16du:dateUtc="2025-11-05T05:21:00Z">
                          <w:r w:rsidR="00D1426E">
                            <w:rPr>
                              <w:rFonts w:ascii="Times New Roman" w:hAnsi="Times New Roman"/>
                              <w:sz w:val="20"/>
                              <w:szCs w:val="20"/>
                            </w:rPr>
                            <w:fldChar w:fldCharType="end"/>
                          </w:r>
                        </w:ins>
                        <w:bookmarkEnd w:id="86"/>
                        <w:del w:id="92" w:author="響生 畠中" w:date="2025-11-05T14:21:00Z" w16du:dateUtc="2025-11-05T05:21:00Z">
                          <w:r w:rsidRPr="000B64F1" w:rsidDel="00D1426E">
                            <w:rPr>
                              <w:rFonts w:ascii="Times New Roman" w:hAnsi="Times New Roman"/>
                              <w:sz w:val="20"/>
                              <w:szCs w:val="20"/>
                            </w:rPr>
                            <w:fldChar w:fldCharType="begin"/>
                          </w:r>
                          <w:r w:rsidRPr="000B64F1" w:rsidDel="00D1426E">
                            <w:rPr>
                              <w:rFonts w:ascii="Times New Roman" w:hAnsi="Times New Roman"/>
                              <w:sz w:val="20"/>
                              <w:szCs w:val="20"/>
                            </w:rPr>
                            <w:delInstrText xml:space="preserve"> SEQ </w:delInstrText>
                          </w:r>
                          <w:r w:rsidRPr="000B64F1" w:rsidDel="00D1426E">
                            <w:rPr>
                              <w:rFonts w:ascii="Times New Roman" w:hAnsi="Times New Roman"/>
                              <w:sz w:val="20"/>
                              <w:szCs w:val="20"/>
                            </w:rPr>
                            <w:delInstrText>図</w:delInstrText>
                          </w:r>
                          <w:r w:rsidRPr="000B64F1" w:rsidDel="00D1426E">
                            <w:rPr>
                              <w:rFonts w:ascii="Times New Roman" w:hAnsi="Times New Roman"/>
                              <w:sz w:val="20"/>
                              <w:szCs w:val="20"/>
                            </w:rPr>
                            <w:delInstrText xml:space="preserve"> \* ARABIC </w:delInstrText>
                          </w:r>
                          <w:r w:rsidRPr="000B64F1" w:rsidDel="00D1426E">
                            <w:rPr>
                              <w:rFonts w:ascii="Times New Roman" w:hAnsi="Times New Roman"/>
                              <w:sz w:val="20"/>
                              <w:szCs w:val="20"/>
                            </w:rPr>
                            <w:fldChar w:fldCharType="separate"/>
                          </w:r>
                          <w:r w:rsidR="00802FBB" w:rsidDel="00D1426E">
                            <w:rPr>
                              <w:rFonts w:ascii="Times New Roman" w:hAnsi="Times New Roman"/>
                              <w:noProof/>
                              <w:sz w:val="20"/>
                              <w:szCs w:val="20"/>
                            </w:rPr>
                            <w:delText>1</w:delText>
                          </w:r>
                          <w:r w:rsidRPr="000B64F1" w:rsidDel="00D1426E">
                            <w:rPr>
                              <w:rFonts w:ascii="Times New Roman" w:hAnsi="Times New Roman"/>
                              <w:sz w:val="20"/>
                              <w:szCs w:val="20"/>
                            </w:rPr>
                            <w:fldChar w:fldCharType="end"/>
                          </w:r>
                        </w:del>
                        <w:bookmarkEnd w:id="87"/>
                        <w:r w:rsidRPr="000B64F1">
                          <w:rPr>
                            <w:rFonts w:hint="eastAsia"/>
                            <w:sz w:val="20"/>
                            <w:szCs w:val="20"/>
                          </w:rPr>
                          <w:t>：対象ネットワーク</w:t>
                        </w:r>
                      </w:p>
                    </w:txbxContent>
                  </v:textbox>
                  <w10:wrap type="topAndBottom"/>
                </v:shape>
              </w:pict>
            </mc:Fallback>
          </mc:AlternateContent>
        </w:r>
      </w:ins>
      <w:r w:rsidR="000B64F1" w:rsidRPr="000B64F1">
        <w:rPr>
          <w:rFonts w:ascii="Times New Roman" w:hAnsi="Times New Roman"/>
          <w:sz w:val="20"/>
        </w:rPr>
        <w:t>しかし，自動運転車（</w:t>
      </w:r>
      <w:r w:rsidR="000B64F1" w:rsidRPr="000B64F1">
        <w:rPr>
          <w:rFonts w:ascii="Times New Roman" w:hAnsi="Times New Roman"/>
          <w:sz w:val="20"/>
        </w:rPr>
        <w:t>Autonomous Vehicles</w:t>
      </w:r>
      <w:r w:rsidR="000B64F1" w:rsidRPr="000B64F1">
        <w:rPr>
          <w:rFonts w:ascii="Times New Roman" w:hAnsi="Times New Roman"/>
          <w:sz w:val="20"/>
        </w:rPr>
        <w:t>，以下</w:t>
      </w:r>
      <w:r w:rsidR="000B64F1" w:rsidRPr="000B64F1">
        <w:rPr>
          <w:rFonts w:ascii="Times New Roman" w:hAnsi="Times New Roman"/>
          <w:sz w:val="20"/>
        </w:rPr>
        <w:t>AVs</w:t>
      </w:r>
      <w:r w:rsidR="000B64F1" w:rsidRPr="000B64F1">
        <w:rPr>
          <w:rFonts w:ascii="Times New Roman" w:hAnsi="Times New Roman"/>
          <w:sz w:val="20"/>
        </w:rPr>
        <w:t>）と手動運転車（</w:t>
      </w:r>
      <w:r w:rsidR="000B64F1" w:rsidRPr="000B64F1">
        <w:rPr>
          <w:rFonts w:ascii="Times New Roman" w:hAnsi="Times New Roman"/>
          <w:sz w:val="20"/>
        </w:rPr>
        <w:t>Manual Vehicles</w:t>
      </w:r>
      <w:r w:rsidR="000B64F1" w:rsidRPr="000B64F1">
        <w:rPr>
          <w:rFonts w:ascii="Times New Roman" w:hAnsi="Times New Roman"/>
          <w:sz w:val="20"/>
        </w:rPr>
        <w:t>，以下</w:t>
      </w:r>
      <w:r w:rsidR="000B64F1" w:rsidRPr="000B64F1">
        <w:rPr>
          <w:rFonts w:ascii="Times New Roman" w:hAnsi="Times New Roman"/>
          <w:sz w:val="20"/>
        </w:rPr>
        <w:t>MVs</w:t>
      </w:r>
      <w:r w:rsidR="000B64F1" w:rsidRPr="000B64F1">
        <w:rPr>
          <w:rFonts w:ascii="Times New Roman" w:hAnsi="Times New Roman"/>
          <w:sz w:val="20"/>
        </w:rPr>
        <w:t>）が混在する「混在期」においては，</w:t>
      </w:r>
      <w:del w:id="93" w:author="響生 畠中" w:date="2025-11-05T14:13:00Z" w16du:dateUtc="2025-11-05T05:13:00Z">
        <w:r w:rsidR="000B64F1" w:rsidRPr="000B64F1" w:rsidDel="00D52F2B">
          <w:rPr>
            <w:rFonts w:ascii="Times New Roman" w:hAnsi="Times New Roman"/>
            <w:sz w:val="20"/>
          </w:rPr>
          <w:delText>自動運転車</w:delText>
        </w:r>
      </w:del>
      <w:ins w:id="94" w:author="響生 畠中" w:date="2025-11-05T14:13:00Z" w16du:dateUtc="2025-11-05T05:13:00Z">
        <w:r w:rsidR="00D52F2B">
          <w:rPr>
            <w:rFonts w:ascii="Times New Roman" w:hAnsi="Times New Roman" w:hint="eastAsia"/>
            <w:sz w:val="20"/>
          </w:rPr>
          <w:t>AVs</w:t>
        </w:r>
      </w:ins>
      <w:r w:rsidR="000B64F1" w:rsidRPr="000B64F1">
        <w:rPr>
          <w:rFonts w:ascii="Times New Roman" w:hAnsi="Times New Roman"/>
          <w:sz w:val="20"/>
        </w:rPr>
        <w:t>と</w:t>
      </w:r>
      <w:del w:id="95" w:author="響生 畠中" w:date="2025-11-05T14:13:00Z" w16du:dateUtc="2025-11-05T05:13:00Z">
        <w:r w:rsidR="000B64F1" w:rsidRPr="000B64F1" w:rsidDel="00D52F2B">
          <w:rPr>
            <w:rFonts w:ascii="Times New Roman" w:hAnsi="Times New Roman"/>
            <w:sz w:val="20"/>
          </w:rPr>
          <w:delText>手動運転車</w:delText>
        </w:r>
      </w:del>
      <w:ins w:id="96" w:author="響生 畠中" w:date="2025-11-05T14:13:00Z" w16du:dateUtc="2025-11-05T05:13:00Z">
        <w:r w:rsidR="00D52F2B">
          <w:rPr>
            <w:rFonts w:ascii="Times New Roman" w:hAnsi="Times New Roman" w:hint="eastAsia"/>
            <w:sz w:val="20"/>
          </w:rPr>
          <w:t>MVs</w:t>
        </w:r>
      </w:ins>
      <w:r w:rsidR="000B64F1" w:rsidRPr="000B64F1">
        <w:rPr>
          <w:rFonts w:ascii="Times New Roman" w:hAnsi="Times New Roman"/>
          <w:sz w:val="20"/>
        </w:rPr>
        <w:t>の加速度や速度などの運転挙動の違いが，交通流の円滑性の悪化や手動運転のドライバーのフラストレーション等の問題につながるおそれがあり，このような</w:t>
      </w:r>
      <w:r w:rsidR="000B64F1" w:rsidRPr="00740815">
        <w:rPr>
          <w:rFonts w:ascii="Times New Roman" w:hAnsi="Times New Roman" w:hint="eastAsia"/>
          <w:sz w:val="20"/>
        </w:rPr>
        <w:t>低速</w:t>
      </w:r>
      <w:ins w:id="97" w:author="響生 畠中" w:date="2025-11-05T07:15:00Z" w16du:dateUtc="2025-11-04T22:15:00Z">
        <w:r w:rsidR="00FF69CE" w:rsidRPr="00740815">
          <w:rPr>
            <w:rFonts w:ascii="Times New Roman" w:hAnsi="Times New Roman" w:hint="eastAsia"/>
            <w:sz w:val="20"/>
            <w:rPrChange w:id="98" w:author="響生 畠中" w:date="2025-11-05T09:21:00Z" w16du:dateUtc="2025-11-05T00:21:00Z">
              <w:rPr>
                <w:rFonts w:ascii="Times New Roman" w:hAnsi="Times New Roman" w:hint="eastAsia"/>
                <w:sz w:val="20"/>
                <w:highlight w:val="yellow"/>
              </w:rPr>
            </w:rPrChange>
          </w:rPr>
          <w:t>・低加速</w:t>
        </w:r>
      </w:ins>
      <w:r w:rsidR="000B64F1" w:rsidRPr="00740815">
        <w:rPr>
          <w:rFonts w:ascii="Times New Roman" w:hAnsi="Times New Roman" w:hint="eastAsia"/>
          <w:sz w:val="20"/>
        </w:rPr>
        <w:t>自動運転バス</w:t>
      </w:r>
      <w:r w:rsidR="000B64F1" w:rsidRPr="000B64F1">
        <w:rPr>
          <w:rFonts w:ascii="Times New Roman" w:hAnsi="Times New Roman"/>
          <w:sz w:val="20"/>
        </w:rPr>
        <w:t>を多く導入する際には，周囲の交通流に対する事前の影響評価を行うことが重要である．</w:t>
      </w:r>
    </w:p>
    <w:p w14:paraId="65AE1F65" w14:textId="06EE4575" w:rsidR="000B64F1" w:rsidRPr="000B64F1" w:rsidRDefault="000B64F1" w:rsidP="000B64F1">
      <w:pPr>
        <w:ind w:firstLineChars="100" w:firstLine="200"/>
        <w:rPr>
          <w:rFonts w:ascii="Times New Roman" w:hAnsi="Times New Roman"/>
          <w:sz w:val="20"/>
        </w:rPr>
      </w:pPr>
      <w:r w:rsidRPr="000B64F1">
        <w:rPr>
          <w:rFonts w:ascii="Times New Roman" w:hAnsi="Times New Roman"/>
          <w:sz w:val="20"/>
        </w:rPr>
        <w:t>そこで，本研究では</w:t>
      </w:r>
      <w:del w:id="99" w:author="悠 長谷川" w:date="2025-11-04T21:20:00Z" w16du:dateUtc="2025-11-04T12:20:00Z">
        <w:r w:rsidRPr="00740815" w:rsidDel="003E159C">
          <w:rPr>
            <w:rFonts w:ascii="Times New Roman" w:hAnsi="Times New Roman" w:hint="eastAsia"/>
            <w:sz w:val="20"/>
          </w:rPr>
          <w:delText>加速度が小さく、希望速度も小さい</w:delText>
        </w:r>
      </w:del>
      <w:del w:id="100" w:author="悠 長谷川" w:date="2025-11-04T21:18:00Z" w16du:dateUtc="2025-11-04T12:18:00Z">
        <w:r w:rsidRPr="00740815" w:rsidDel="003E159C">
          <w:rPr>
            <w:rFonts w:ascii="Times New Roman" w:hAnsi="Times New Roman" w:hint="eastAsia"/>
            <w:sz w:val="20"/>
          </w:rPr>
          <w:delText>ような，</w:delText>
        </w:r>
        <w:commentRangeStart w:id="101"/>
        <w:commentRangeStart w:id="102"/>
        <w:commentRangeStart w:id="103"/>
        <w:r w:rsidRPr="00740815" w:rsidDel="003E159C">
          <w:rPr>
            <w:rFonts w:ascii="Times New Roman" w:hAnsi="Times New Roman" w:hint="eastAsia"/>
            <w:sz w:val="20"/>
          </w:rPr>
          <w:delText>慎重な</w:delText>
        </w:r>
      </w:del>
      <w:del w:id="104" w:author="悠 長谷川" w:date="2025-11-04T21:20:00Z" w16du:dateUtc="2025-11-04T12:20:00Z">
        <w:r w:rsidRPr="00740815" w:rsidDel="003E159C">
          <w:rPr>
            <w:rFonts w:ascii="Times New Roman" w:hAnsi="Times New Roman" w:hint="eastAsia"/>
            <w:sz w:val="20"/>
          </w:rPr>
          <w:delText>運転挙動</w:delText>
        </w:r>
        <w:commentRangeEnd w:id="101"/>
        <w:r w:rsidRPr="00740815" w:rsidDel="003E159C">
          <w:rPr>
            <w:rFonts w:ascii="Times New Roman" w:hAnsi="Times New Roman"/>
            <w:sz w:val="20"/>
          </w:rPr>
          <w:commentReference w:id="101"/>
        </w:r>
        <w:commentRangeEnd w:id="102"/>
        <w:r w:rsidRPr="00740815" w:rsidDel="003E159C">
          <w:rPr>
            <w:rFonts w:ascii="Times New Roman" w:hAnsi="Times New Roman"/>
            <w:sz w:val="20"/>
          </w:rPr>
          <w:commentReference w:id="102"/>
        </w:r>
        <w:commentRangeEnd w:id="103"/>
        <w:r w:rsidRPr="00740815" w:rsidDel="003E159C">
          <w:rPr>
            <w:rFonts w:ascii="Times New Roman" w:hAnsi="Times New Roman"/>
            <w:sz w:val="20"/>
          </w:rPr>
          <w:commentReference w:id="103"/>
        </w:r>
        <w:r w:rsidRPr="00740815" w:rsidDel="003E159C">
          <w:rPr>
            <w:rFonts w:ascii="Times New Roman" w:hAnsi="Times New Roman" w:hint="eastAsia"/>
            <w:sz w:val="20"/>
          </w:rPr>
          <w:delText>をする</w:delText>
        </w:r>
      </w:del>
      <w:del w:id="105" w:author="悠 長谷川" w:date="2025-11-04T21:21:00Z" w16du:dateUtc="2025-11-04T12:21:00Z">
        <w:r w:rsidRPr="00740815" w:rsidDel="003E159C">
          <w:rPr>
            <w:rFonts w:ascii="Times New Roman" w:hAnsi="Times New Roman" w:hint="eastAsia"/>
            <w:sz w:val="20"/>
          </w:rPr>
          <w:delText>自動運転バス</w:delText>
        </w:r>
      </w:del>
      <w:ins w:id="106" w:author="響生 畠中" w:date="2025-11-05T07:15:00Z" w16du:dateUtc="2025-11-04T22:15:00Z">
        <w:r w:rsidR="00FF69CE" w:rsidRPr="00740815">
          <w:rPr>
            <w:rFonts w:ascii="Times New Roman" w:hAnsi="Times New Roman" w:hint="eastAsia"/>
            <w:sz w:val="20"/>
            <w:rPrChange w:id="107" w:author="響生 畠中" w:date="2025-11-05T09:22:00Z" w16du:dateUtc="2025-11-05T00:22:00Z">
              <w:rPr>
                <w:rFonts w:ascii="Times New Roman" w:hAnsi="Times New Roman" w:hint="eastAsia"/>
                <w:sz w:val="20"/>
                <w:highlight w:val="yellow"/>
              </w:rPr>
            </w:rPrChange>
          </w:rPr>
          <w:t>低速・低加速</w:t>
        </w:r>
      </w:ins>
      <w:ins w:id="108" w:author="悠 長谷川" w:date="2025-11-05T18:22:00Z" w16du:dateUtc="2025-11-05T09:22:00Z">
        <w:r w:rsidR="001A316D">
          <w:rPr>
            <w:rFonts w:ascii="Times New Roman" w:hAnsi="Times New Roman" w:hint="eastAsia"/>
            <w:sz w:val="20"/>
          </w:rPr>
          <w:t>の</w:t>
        </w:r>
      </w:ins>
      <w:ins w:id="109" w:author="悠 長谷川" w:date="2025-11-04T21:19:00Z" w16du:dateUtc="2025-11-04T12:19:00Z">
        <w:del w:id="110" w:author="響生 畠中" w:date="2025-11-05T07:15:00Z" w16du:dateUtc="2025-11-04T22:15:00Z">
          <w:r w:rsidR="003E159C" w:rsidRPr="00740815" w:rsidDel="00FF69CE">
            <w:rPr>
              <w:rFonts w:ascii="Times New Roman" w:hAnsi="Times New Roman" w:hint="eastAsia"/>
              <w:sz w:val="20"/>
            </w:rPr>
            <w:delText>慎重な</w:delText>
          </w:r>
        </w:del>
        <w:r w:rsidR="003E159C" w:rsidRPr="00740815">
          <w:rPr>
            <w:rFonts w:ascii="Times New Roman" w:hAnsi="Times New Roman" w:hint="eastAsia"/>
            <w:sz w:val="20"/>
          </w:rPr>
          <w:t>自動運転バス</w:t>
        </w:r>
      </w:ins>
      <w:del w:id="111" w:author="悠 長谷川" w:date="2025-11-04T21:19:00Z" w16du:dateUtc="2025-11-04T12:19:00Z">
        <w:r w:rsidRPr="000B64F1" w:rsidDel="003E159C">
          <w:rPr>
            <w:rFonts w:ascii="Times New Roman" w:hAnsi="Times New Roman"/>
            <w:sz w:val="20"/>
          </w:rPr>
          <w:delText>が</w:delText>
        </w:r>
      </w:del>
      <w:del w:id="112" w:author="悠 長谷川" w:date="2025-11-04T21:24:00Z" w16du:dateUtc="2025-11-04T12:24:00Z">
        <w:r w:rsidRPr="000B64F1" w:rsidDel="003E159C">
          <w:rPr>
            <w:rFonts w:ascii="Times New Roman" w:hAnsi="Times New Roman"/>
            <w:sz w:val="20"/>
          </w:rPr>
          <w:delText>，</w:delText>
        </w:r>
      </w:del>
      <w:ins w:id="113" w:author="悠 長谷川" w:date="2025-11-04T21:19:00Z" w16du:dateUtc="2025-11-04T12:19:00Z">
        <w:r w:rsidR="003E159C">
          <w:rPr>
            <w:rFonts w:ascii="Times New Roman" w:hAnsi="Times New Roman" w:hint="eastAsia"/>
            <w:sz w:val="20"/>
          </w:rPr>
          <w:t>が</w:t>
        </w:r>
      </w:ins>
      <w:del w:id="114" w:author="悠 長谷川" w:date="2025-11-04T21:19:00Z" w16du:dateUtc="2025-11-04T12:19:00Z">
        <w:r w:rsidRPr="000B64F1" w:rsidDel="003E159C">
          <w:rPr>
            <w:rFonts w:ascii="Times New Roman" w:hAnsi="Times New Roman" w:hint="eastAsia"/>
            <w:sz w:val="20"/>
          </w:rPr>
          <w:delText>他の</w:delText>
        </w:r>
      </w:del>
      <w:del w:id="115" w:author="悠 長谷川" w:date="2025-11-04T21:32:00Z" w16du:dateUtc="2025-11-04T12:32:00Z">
        <w:r w:rsidR="00E95547" w:rsidRPr="000B64F1" w:rsidDel="00E95547">
          <w:rPr>
            <w:rFonts w:ascii="Times New Roman" w:hAnsi="Times New Roman" w:hint="eastAsia"/>
            <w:sz w:val="20"/>
          </w:rPr>
          <w:delText>手動運転車</w:delText>
        </w:r>
      </w:del>
      <w:ins w:id="116" w:author="悠 長谷川" w:date="2025-11-04T21:32:00Z" w16du:dateUtc="2025-11-04T12:32:00Z">
        <w:r w:rsidR="00E95547">
          <w:rPr>
            <w:rFonts w:ascii="Times New Roman" w:hAnsi="Times New Roman" w:hint="eastAsia"/>
            <w:sz w:val="20"/>
          </w:rPr>
          <w:t>MVs</w:t>
        </w:r>
      </w:ins>
      <w:del w:id="117" w:author="悠 長谷川" w:date="2025-11-04T21:24:00Z" w16du:dateUtc="2025-11-04T12:24:00Z">
        <w:r w:rsidRPr="000B64F1" w:rsidDel="003E159C">
          <w:rPr>
            <w:rFonts w:ascii="Times New Roman" w:hAnsi="Times New Roman"/>
            <w:sz w:val="20"/>
          </w:rPr>
          <w:delText>が</w:delText>
        </w:r>
      </w:del>
      <w:ins w:id="118" w:author="悠 長谷川" w:date="2025-11-04T21:19:00Z" w16du:dateUtc="2025-11-04T12:19:00Z">
        <w:r w:rsidR="003E159C">
          <w:rPr>
            <w:rFonts w:ascii="Times New Roman" w:hAnsi="Times New Roman" w:hint="eastAsia"/>
            <w:sz w:val="20"/>
          </w:rPr>
          <w:t>の</w:t>
        </w:r>
      </w:ins>
      <w:del w:id="119" w:author="悠 長谷川" w:date="2025-11-04T21:19:00Z" w16du:dateUtc="2025-11-04T12:19:00Z">
        <w:r w:rsidRPr="000B64F1" w:rsidDel="003E159C">
          <w:rPr>
            <w:rFonts w:ascii="Times New Roman" w:hAnsi="Times New Roman"/>
            <w:sz w:val="20"/>
          </w:rPr>
          <w:delText>走る</w:delText>
        </w:r>
      </w:del>
      <w:r w:rsidRPr="000B64F1">
        <w:rPr>
          <w:rFonts w:ascii="Times New Roman" w:hAnsi="Times New Roman"/>
          <w:sz w:val="20"/>
        </w:rPr>
        <w:t>交通流に混入したとき</w:t>
      </w:r>
      <w:del w:id="120" w:author="悠 長谷川" w:date="2025-11-04T21:32:00Z" w16du:dateUtc="2025-11-04T12:32:00Z">
        <w:r w:rsidRPr="000B64F1" w:rsidDel="00E95547">
          <w:rPr>
            <w:rFonts w:ascii="Times New Roman" w:hAnsi="Times New Roman" w:hint="eastAsia"/>
            <w:sz w:val="20"/>
          </w:rPr>
          <w:delText>に</w:delText>
        </w:r>
      </w:del>
      <w:ins w:id="121" w:author="悠 長谷川" w:date="2025-11-04T21:32:00Z" w16du:dateUtc="2025-11-04T12:32:00Z">
        <w:r w:rsidR="00E95547">
          <w:rPr>
            <w:rFonts w:ascii="Times New Roman" w:hAnsi="Times New Roman" w:hint="eastAsia"/>
            <w:sz w:val="20"/>
          </w:rPr>
          <w:t>の</w:t>
        </w:r>
      </w:ins>
      <w:ins w:id="122" w:author="悠 長谷川" w:date="2025-11-04T21:19:00Z" w16du:dateUtc="2025-11-04T12:19:00Z">
        <w:r w:rsidR="003E159C">
          <w:rPr>
            <w:rFonts w:ascii="Times New Roman" w:hAnsi="Times New Roman" w:hint="eastAsia"/>
            <w:sz w:val="20"/>
          </w:rPr>
          <w:t>，</w:t>
        </w:r>
      </w:ins>
      <w:r w:rsidRPr="000B64F1">
        <w:rPr>
          <w:rFonts w:ascii="Times New Roman" w:hAnsi="Times New Roman" w:hint="eastAsia"/>
          <w:sz w:val="20"/>
        </w:rPr>
        <w:t>交通流の円滑性</w:t>
      </w:r>
      <w:del w:id="123" w:author="悠 長谷川" w:date="2025-11-04T21:32:00Z" w16du:dateUtc="2025-11-04T12:32:00Z">
        <w:r w:rsidRPr="000B64F1" w:rsidDel="00E95547">
          <w:rPr>
            <w:rFonts w:ascii="Times New Roman" w:hAnsi="Times New Roman" w:hint="eastAsia"/>
            <w:sz w:val="20"/>
          </w:rPr>
          <w:delText>にどのような</w:delText>
        </w:r>
      </w:del>
      <w:ins w:id="124" w:author="悠 長谷川" w:date="2025-11-04T21:32:00Z" w16du:dateUtc="2025-11-04T12:32:00Z">
        <w:r w:rsidR="00E95547">
          <w:rPr>
            <w:rFonts w:ascii="Times New Roman" w:hAnsi="Times New Roman" w:hint="eastAsia"/>
            <w:sz w:val="20"/>
          </w:rPr>
          <w:t>への</w:t>
        </w:r>
      </w:ins>
      <w:r w:rsidRPr="000B64F1">
        <w:rPr>
          <w:rFonts w:ascii="Times New Roman" w:hAnsi="Times New Roman" w:hint="eastAsia"/>
          <w:sz w:val="20"/>
        </w:rPr>
        <w:t>影響</w:t>
      </w:r>
      <w:del w:id="125" w:author="悠 長谷川" w:date="2025-11-04T21:32:00Z" w16du:dateUtc="2025-11-04T12:32:00Z">
        <w:r w:rsidRPr="000B64F1" w:rsidDel="00E95547">
          <w:rPr>
            <w:rFonts w:ascii="Times New Roman" w:hAnsi="Times New Roman" w:hint="eastAsia"/>
            <w:sz w:val="20"/>
          </w:rPr>
          <w:delText>が出るかを分析</w:delText>
        </w:r>
      </w:del>
      <w:ins w:id="126" w:author="悠 長谷川" w:date="2025-11-04T21:32:00Z" w16du:dateUtc="2025-11-04T12:32:00Z">
        <w:r w:rsidR="00E95547">
          <w:rPr>
            <w:rFonts w:ascii="Times New Roman" w:hAnsi="Times New Roman" w:hint="eastAsia"/>
            <w:sz w:val="20"/>
          </w:rPr>
          <w:t>を評価</w:t>
        </w:r>
      </w:ins>
      <w:r w:rsidRPr="000B64F1">
        <w:rPr>
          <w:rFonts w:ascii="Times New Roman" w:hAnsi="Times New Roman"/>
          <w:sz w:val="20"/>
        </w:rPr>
        <w:t>することを目的とする．</w:t>
      </w:r>
      <w:del w:id="127" w:author="悠 長谷川" w:date="2025-11-04T21:24:00Z" w16du:dateUtc="2025-11-04T12:24:00Z">
        <w:r w:rsidRPr="000B64F1" w:rsidDel="003E159C">
          <w:rPr>
            <w:rFonts w:ascii="Times New Roman" w:hAnsi="Times New Roman"/>
            <w:sz w:val="20"/>
          </w:rPr>
          <w:delText xml:space="preserve"> </w:delText>
        </w:r>
      </w:del>
      <w:commentRangeStart w:id="128"/>
      <w:commentRangeStart w:id="129"/>
      <w:commentRangeEnd w:id="128"/>
      <w:r w:rsidRPr="000B64F1">
        <w:rPr>
          <w:rFonts w:ascii="Times New Roman" w:hAnsi="Times New Roman"/>
          <w:sz w:val="20"/>
        </w:rPr>
        <w:commentReference w:id="128"/>
      </w:r>
      <w:commentRangeEnd w:id="129"/>
      <w:r w:rsidRPr="000B64F1">
        <w:rPr>
          <w:rFonts w:ascii="Times New Roman" w:hAnsi="Times New Roman"/>
          <w:sz w:val="20"/>
        </w:rPr>
        <w:commentReference w:id="129"/>
      </w:r>
      <w:commentRangeStart w:id="130"/>
      <w:r w:rsidRPr="000B64F1">
        <w:rPr>
          <w:rFonts w:ascii="Times New Roman" w:hAnsi="Times New Roman"/>
          <w:sz w:val="20"/>
        </w:rPr>
        <w:t>これにより，</w:t>
      </w:r>
      <w:commentRangeStart w:id="131"/>
      <w:commentRangeStart w:id="132"/>
      <w:commentRangeEnd w:id="131"/>
      <w:r w:rsidRPr="000B64F1">
        <w:rPr>
          <w:rFonts w:ascii="Times New Roman" w:hAnsi="Times New Roman"/>
          <w:sz w:val="20"/>
        </w:rPr>
        <w:commentReference w:id="131"/>
      </w:r>
      <w:commentRangeEnd w:id="132"/>
      <w:r w:rsidRPr="000B64F1">
        <w:rPr>
          <w:rFonts w:ascii="Times New Roman" w:hAnsi="Times New Roman"/>
          <w:sz w:val="20"/>
        </w:rPr>
        <w:commentReference w:id="132"/>
      </w:r>
      <w:r w:rsidRPr="000B64F1">
        <w:rPr>
          <w:rFonts w:ascii="Times New Roman" w:hAnsi="Times New Roman"/>
          <w:sz w:val="20"/>
        </w:rPr>
        <w:t>今後の実証実験や実用化に向けて講じるべき施策</w:t>
      </w:r>
      <w:commentRangeStart w:id="133"/>
      <w:commentRangeStart w:id="134"/>
      <w:r w:rsidRPr="000B64F1">
        <w:rPr>
          <w:rFonts w:ascii="Times New Roman" w:hAnsi="Times New Roman"/>
          <w:sz w:val="20"/>
        </w:rPr>
        <w:t>の立案に資することが期待される．</w:t>
      </w:r>
      <w:commentRangeEnd w:id="133"/>
      <w:r w:rsidRPr="000B64F1">
        <w:rPr>
          <w:rFonts w:ascii="Times New Roman" w:hAnsi="Times New Roman"/>
          <w:sz w:val="20"/>
        </w:rPr>
        <w:commentReference w:id="133"/>
      </w:r>
      <w:commentRangeEnd w:id="130"/>
      <w:commentRangeEnd w:id="134"/>
      <w:r w:rsidRPr="000B64F1">
        <w:rPr>
          <w:rFonts w:ascii="Times New Roman" w:hAnsi="Times New Roman"/>
          <w:sz w:val="20"/>
        </w:rPr>
        <w:commentReference w:id="134"/>
      </w:r>
      <w:r w:rsidRPr="000B64F1">
        <w:rPr>
          <w:rFonts w:ascii="Times New Roman" w:hAnsi="Times New Roman"/>
          <w:sz w:val="20"/>
        </w:rPr>
        <w:commentReference w:id="130"/>
      </w:r>
    </w:p>
    <w:p w14:paraId="63F75555" w14:textId="77777777" w:rsidR="000B64F1" w:rsidRPr="000B64F1" w:rsidRDefault="000B64F1" w:rsidP="000B64F1">
      <w:pPr>
        <w:rPr>
          <w:rFonts w:ascii="Times New Roman" w:hAnsi="Times New Roman"/>
          <w:sz w:val="20"/>
        </w:rPr>
      </w:pPr>
      <w:r w:rsidRPr="000B64F1">
        <w:rPr>
          <w:rFonts w:ascii="Times New Roman" w:hAnsi="Times New Roman"/>
          <w:sz w:val="20"/>
        </w:rPr>
        <w:t xml:space="preserve">　</w:t>
      </w:r>
    </w:p>
    <w:p w14:paraId="22919072" w14:textId="77777777" w:rsidR="000B64F1" w:rsidRPr="000B64F1" w:rsidRDefault="000B64F1" w:rsidP="000B64F1">
      <w:pPr>
        <w:rPr>
          <w:rFonts w:ascii="ＭＳ ゴシック" w:eastAsia="ＭＳ ゴシック" w:hAnsi="ＭＳ ゴシック"/>
          <w:sz w:val="20"/>
        </w:rPr>
      </w:pPr>
      <w:r w:rsidRPr="000B64F1">
        <w:rPr>
          <w:rFonts w:ascii="ＭＳ ゴシック" w:eastAsia="ＭＳ ゴシック" w:hAnsi="ＭＳ ゴシック" w:hint="eastAsia"/>
          <w:sz w:val="20"/>
        </w:rPr>
        <w:t>2.既往研究の整理と本研究の位置づけ</w:t>
      </w:r>
    </w:p>
    <w:p w14:paraId="0AA879BF" w14:textId="72D1F35D" w:rsidR="0068073A" w:rsidRDefault="000B64F1">
      <w:pPr>
        <w:ind w:firstLineChars="100" w:firstLine="200"/>
        <w:rPr>
          <w:ins w:id="135" w:author="響生 畠中" w:date="2025-11-05T15:30:00Z" w16du:dateUtc="2025-11-05T06:30:00Z"/>
          <w:rFonts w:ascii="Times New Roman" w:hAnsi="Times New Roman"/>
          <w:sz w:val="20"/>
        </w:rPr>
        <w:pPrChange w:id="136" w:author="響生 畠中" w:date="2025-11-05T15:35:00Z" w16du:dateUtc="2025-11-05T06:35:00Z">
          <w:pPr>
            <w:ind w:firstLineChars="100" w:firstLine="200"/>
            <w:jc w:val="center"/>
          </w:pPr>
        </w:pPrChange>
      </w:pPr>
      <w:r w:rsidRPr="000B64F1">
        <w:rPr>
          <w:rFonts w:ascii="Times New Roman" w:hAnsi="Times New Roman"/>
          <w:sz w:val="20"/>
        </w:rPr>
        <w:t>A</w:t>
      </w:r>
      <w:r w:rsidRPr="000B64F1">
        <w:rPr>
          <w:rFonts w:ascii="Times New Roman" w:hAnsi="Times New Roman" w:hint="eastAsia"/>
          <w:sz w:val="20"/>
        </w:rPr>
        <w:t>V</w:t>
      </w:r>
      <w:r w:rsidRPr="000B64F1">
        <w:rPr>
          <w:rFonts w:ascii="Times New Roman" w:hAnsi="Times New Roman"/>
          <w:sz w:val="20"/>
        </w:rPr>
        <w:t>s</w:t>
      </w:r>
      <w:r w:rsidRPr="000B64F1">
        <w:rPr>
          <w:rFonts w:ascii="Times New Roman" w:hAnsi="Times New Roman"/>
          <w:sz w:val="20"/>
        </w:rPr>
        <w:t>と</w:t>
      </w:r>
      <w:r w:rsidRPr="000B64F1">
        <w:rPr>
          <w:rFonts w:ascii="Times New Roman" w:hAnsi="Times New Roman"/>
          <w:sz w:val="20"/>
        </w:rPr>
        <w:t>MVs</w:t>
      </w:r>
      <w:r w:rsidRPr="000B64F1">
        <w:rPr>
          <w:rFonts w:ascii="Times New Roman" w:hAnsi="Times New Roman"/>
          <w:sz w:val="20"/>
        </w:rPr>
        <w:t>の混在</w:t>
      </w:r>
      <w:ins w:id="137" w:author="悠 長谷川" w:date="2025-11-04T21:25:00Z" w16du:dateUtc="2025-11-04T12:25:00Z">
        <w:r w:rsidR="003E159C">
          <w:rPr>
            <w:rFonts w:ascii="Times New Roman" w:hAnsi="Times New Roman" w:hint="eastAsia"/>
            <w:sz w:val="20"/>
          </w:rPr>
          <w:t>流</w:t>
        </w:r>
      </w:ins>
      <w:del w:id="138" w:author="悠 長谷川" w:date="2025-11-04T21:26:00Z" w16du:dateUtc="2025-11-04T12:26:00Z">
        <w:r w:rsidRPr="000B64F1" w:rsidDel="003E159C">
          <w:rPr>
            <w:rFonts w:ascii="Times New Roman" w:hAnsi="Times New Roman" w:hint="eastAsia"/>
            <w:sz w:val="20"/>
          </w:rPr>
          <w:delText>について</w:delText>
        </w:r>
      </w:del>
      <w:del w:id="139" w:author="悠 長谷川" w:date="2025-11-04T21:25:00Z" w16du:dateUtc="2025-11-04T12:25:00Z">
        <w:r w:rsidRPr="000B64F1" w:rsidDel="003E159C">
          <w:rPr>
            <w:rFonts w:ascii="Times New Roman" w:hAnsi="Times New Roman" w:hint="eastAsia"/>
            <w:sz w:val="20"/>
          </w:rPr>
          <w:delText>，様々な</w:delText>
        </w:r>
      </w:del>
      <w:ins w:id="140" w:author="悠 長谷川" w:date="2025-11-04T21:26:00Z" w16du:dateUtc="2025-11-04T12:26:00Z">
        <w:r w:rsidR="003E159C">
          <w:rPr>
            <w:rFonts w:ascii="Times New Roman" w:hAnsi="Times New Roman" w:hint="eastAsia"/>
            <w:sz w:val="20"/>
          </w:rPr>
          <w:t>を分析した</w:t>
        </w:r>
      </w:ins>
      <w:r w:rsidRPr="000B64F1">
        <w:rPr>
          <w:rFonts w:ascii="Times New Roman" w:hAnsi="Times New Roman"/>
          <w:sz w:val="20"/>
        </w:rPr>
        <w:t>既往研究</w:t>
      </w:r>
      <w:del w:id="141" w:author="悠 長谷川" w:date="2025-11-04T21:25:00Z" w16du:dateUtc="2025-11-04T12:25:00Z">
        <w:r w:rsidRPr="000B64F1" w:rsidDel="003E159C">
          <w:rPr>
            <w:rFonts w:ascii="Times New Roman" w:hAnsi="Times New Roman" w:hint="eastAsia"/>
            <w:sz w:val="20"/>
          </w:rPr>
          <w:delText>が存在する</w:delText>
        </w:r>
      </w:del>
      <w:ins w:id="142" w:author="悠 長谷川" w:date="2025-11-04T21:25:00Z" w16du:dateUtc="2025-11-04T12:25:00Z">
        <w:r w:rsidR="003E159C">
          <w:rPr>
            <w:rFonts w:ascii="Times New Roman" w:hAnsi="Times New Roman" w:hint="eastAsia"/>
            <w:sz w:val="20"/>
          </w:rPr>
          <w:t>は多い</w:t>
        </w:r>
      </w:ins>
      <w:r w:rsidRPr="000B64F1">
        <w:rPr>
          <w:rFonts w:ascii="Times New Roman" w:hAnsi="Times New Roman"/>
          <w:sz w:val="20"/>
        </w:rPr>
        <w:t>．混在流における多くの研究では，</w:t>
      </w:r>
      <w:ins w:id="143" w:author="響生 畠中" w:date="2025-11-05T17:54:00Z" w16du:dateUtc="2025-11-05T08:54:00Z">
        <w:r w:rsidR="004C1BDA" w:rsidRPr="001A316D">
          <w:rPr>
            <w:rFonts w:ascii="Times New Roman" w:hAnsi="Times New Roman"/>
            <w:b/>
            <w:bCs/>
            <w:sz w:val="20"/>
            <w:rPrChange w:id="144" w:author="悠 長谷川" w:date="2025-11-05T18:28:00Z" w16du:dateUtc="2025-11-05T09:28:00Z">
              <w:rPr>
                <w:rFonts w:ascii="Times New Roman" w:hAnsi="Times New Roman"/>
                <w:sz w:val="20"/>
              </w:rPr>
            </w:rPrChange>
          </w:rPr>
          <w:fldChar w:fldCharType="begin"/>
        </w:r>
        <w:r w:rsidR="004C1BDA" w:rsidRPr="001A316D">
          <w:rPr>
            <w:rFonts w:ascii="Times New Roman" w:hAnsi="Times New Roman"/>
            <w:b/>
            <w:bCs/>
            <w:sz w:val="20"/>
            <w:rPrChange w:id="145" w:author="悠 長谷川" w:date="2025-11-05T18:28:00Z" w16du:dateUtc="2025-11-05T09:28:00Z">
              <w:rPr>
                <w:rFonts w:ascii="Times New Roman" w:hAnsi="Times New Roman"/>
                <w:sz w:val="20"/>
              </w:rPr>
            </w:rPrChange>
          </w:rPr>
          <w:instrText xml:space="preserve"> REF _Ref213257705 \h </w:instrText>
        </w:r>
      </w:ins>
      <w:r w:rsidR="009A512C" w:rsidRPr="001A316D">
        <w:rPr>
          <w:rFonts w:ascii="Times New Roman" w:hAnsi="Times New Roman"/>
          <w:b/>
          <w:bCs/>
          <w:sz w:val="20"/>
          <w:rPrChange w:id="146" w:author="悠 長谷川" w:date="2025-11-05T18:28:00Z" w16du:dateUtc="2025-11-05T09:28:00Z">
            <w:rPr>
              <w:rFonts w:ascii="Times New Roman" w:hAnsi="Times New Roman"/>
              <w:sz w:val="20"/>
            </w:rPr>
          </w:rPrChange>
        </w:rPr>
        <w:instrText xml:space="preserve"> \* MERGEFORMAT </w:instrText>
      </w:r>
      <w:r w:rsidR="004C1BDA" w:rsidRPr="00D743BB">
        <w:rPr>
          <w:rFonts w:ascii="Times New Roman" w:hAnsi="Times New Roman"/>
          <w:b/>
          <w:bCs/>
          <w:sz w:val="20"/>
        </w:rPr>
      </w:r>
      <w:ins w:id="147" w:author="響生 畠中" w:date="2025-11-05T17:54:00Z" w16du:dateUtc="2025-11-05T08:54:00Z">
        <w:r w:rsidR="004C1BDA" w:rsidRPr="001A316D">
          <w:rPr>
            <w:rFonts w:ascii="Times New Roman" w:hAnsi="Times New Roman"/>
            <w:b/>
            <w:bCs/>
            <w:sz w:val="20"/>
            <w:rPrChange w:id="148" w:author="悠 長谷川" w:date="2025-11-05T18:28:00Z" w16du:dateUtc="2025-11-05T09:28:00Z">
              <w:rPr>
                <w:rFonts w:ascii="Times New Roman" w:hAnsi="Times New Roman"/>
                <w:sz w:val="20"/>
              </w:rPr>
            </w:rPrChange>
          </w:rPr>
          <w:fldChar w:fldCharType="separate"/>
        </w:r>
      </w:ins>
      <w:ins w:id="149" w:author="響生 畠中" w:date="2025-11-05T19:34:00Z" w16du:dateUtc="2025-11-05T10:34:00Z">
        <w:r w:rsidR="00970F35" w:rsidRPr="00566F31">
          <w:rPr>
            <w:rFonts w:hint="eastAsia"/>
            <w:b/>
            <w:bCs/>
            <w:sz w:val="20"/>
            <w:szCs w:val="20"/>
            <w:rPrChange w:id="150" w:author="響生 畠中" w:date="2025-11-05T14:48:00Z" w16du:dateUtc="2025-11-05T05:48:00Z">
              <w:rPr>
                <w:rFonts w:hint="eastAsia"/>
                <w:b/>
                <w:bCs/>
              </w:rPr>
            </w:rPrChange>
          </w:rPr>
          <w:t>表</w:t>
        </w:r>
        <w:r w:rsidR="00970F35" w:rsidRPr="00970F35">
          <w:rPr>
            <w:b/>
            <w:bCs/>
            <w:sz w:val="20"/>
            <w:szCs w:val="20"/>
            <w:rPrChange w:id="151" w:author="響生 畠中" w:date="2025-11-05T19:34:00Z" w16du:dateUtc="2025-11-05T10:34:00Z">
              <w:rPr>
                <w:rFonts w:ascii="Times New Roman" w:hAnsi="Times New Roman"/>
                <w:noProof/>
                <w:sz w:val="20"/>
                <w:szCs w:val="20"/>
              </w:rPr>
            </w:rPrChange>
          </w:rPr>
          <w:t>1</w:t>
        </w:r>
      </w:ins>
      <w:ins w:id="152" w:author="響生 畠中" w:date="2025-11-05T17:54:00Z" w16du:dateUtc="2025-11-05T08:54:00Z">
        <w:r w:rsidR="004C1BDA" w:rsidRPr="001A316D">
          <w:rPr>
            <w:rFonts w:ascii="Times New Roman" w:hAnsi="Times New Roman"/>
            <w:b/>
            <w:bCs/>
            <w:sz w:val="20"/>
            <w:rPrChange w:id="153" w:author="悠 長谷川" w:date="2025-11-05T18:28:00Z" w16du:dateUtc="2025-11-05T09:28:00Z">
              <w:rPr>
                <w:rFonts w:ascii="Times New Roman" w:hAnsi="Times New Roman"/>
                <w:sz w:val="20"/>
              </w:rPr>
            </w:rPrChange>
          </w:rPr>
          <w:fldChar w:fldCharType="end"/>
        </w:r>
      </w:ins>
      <w:ins w:id="154" w:author="響生 畠中" w:date="2025-11-05T14:12:00Z" w16du:dateUtc="2025-11-05T05:12:00Z">
        <w:r w:rsidR="00D52F2B" w:rsidRPr="00D52F2B">
          <w:rPr>
            <w:rFonts w:ascii="Times New Roman" w:hAnsi="Times New Roman"/>
            <w:b/>
            <w:bCs/>
            <w:sz w:val="20"/>
            <w:rPrChange w:id="155" w:author="響生 畠中" w:date="2025-11-05T14:12:00Z" w16du:dateUtc="2025-11-05T05:12:00Z">
              <w:rPr>
                <w:rFonts w:ascii="Times New Roman" w:hAnsi="Times New Roman"/>
                <w:sz w:val="20"/>
              </w:rPr>
            </w:rPrChange>
          </w:rPr>
          <w:fldChar w:fldCharType="begin"/>
        </w:r>
        <w:r w:rsidR="00D52F2B" w:rsidRPr="00D52F2B">
          <w:rPr>
            <w:rFonts w:ascii="Times New Roman" w:hAnsi="Times New Roman"/>
            <w:b/>
            <w:bCs/>
            <w:sz w:val="20"/>
            <w:rPrChange w:id="156" w:author="響生 畠中" w:date="2025-11-05T14:12:00Z" w16du:dateUtc="2025-11-05T05:12:00Z">
              <w:rPr>
                <w:rFonts w:ascii="Times New Roman" w:hAnsi="Times New Roman"/>
                <w:sz w:val="20"/>
              </w:rPr>
            </w:rPrChange>
          </w:rPr>
          <w:instrText xml:space="preserve"> REF _Ref213240554 \h </w:instrText>
        </w:r>
      </w:ins>
      <w:r w:rsidR="00D52F2B">
        <w:rPr>
          <w:rFonts w:ascii="Times New Roman" w:hAnsi="Times New Roman"/>
          <w:b/>
          <w:bCs/>
          <w:sz w:val="20"/>
        </w:rPr>
        <w:instrText xml:space="preserve"> \* MERGEFORMAT </w:instrText>
      </w:r>
      <w:r w:rsidR="00D52F2B" w:rsidRPr="00D743BB">
        <w:rPr>
          <w:rFonts w:ascii="Times New Roman" w:hAnsi="Times New Roman"/>
          <w:b/>
          <w:bCs/>
          <w:sz w:val="20"/>
        </w:rPr>
      </w:r>
      <w:ins w:id="157" w:author="響生 畠中" w:date="2025-11-05T14:12:00Z" w16du:dateUtc="2025-11-05T05:12:00Z">
        <w:r w:rsidR="00D52F2B" w:rsidRPr="00D52F2B">
          <w:rPr>
            <w:rFonts w:ascii="Times New Roman" w:hAnsi="Times New Roman"/>
            <w:b/>
            <w:bCs/>
            <w:sz w:val="20"/>
            <w:rPrChange w:id="158" w:author="響生 畠中" w:date="2025-11-05T14:12:00Z" w16du:dateUtc="2025-11-05T05:12:00Z">
              <w:rPr>
                <w:rFonts w:ascii="Times New Roman" w:hAnsi="Times New Roman"/>
                <w:sz w:val="20"/>
              </w:rPr>
            </w:rPrChange>
          </w:rPr>
          <w:fldChar w:fldCharType="end"/>
        </w:r>
      </w:ins>
      <w:del w:id="159" w:author="響生 畠中" w:date="2025-11-05T14:12:00Z" w16du:dateUtc="2025-11-05T05:12:00Z">
        <w:r w:rsidRPr="0074606C" w:rsidDel="00D52F2B">
          <w:rPr>
            <w:rFonts w:ascii="Times New Roman" w:hAnsi="Times New Roman" w:hint="eastAsia"/>
            <w:b/>
            <w:bCs/>
            <w:sz w:val="20"/>
            <w:rPrChange w:id="160" w:author="悠 長谷川" w:date="2025-11-05T12:39:00Z" w16du:dateUtc="2025-11-05T03:39:00Z">
              <w:rPr>
                <w:rFonts w:ascii="Times New Roman" w:hAnsi="Times New Roman" w:hint="eastAsia"/>
                <w:sz w:val="20"/>
              </w:rPr>
            </w:rPrChange>
          </w:rPr>
          <w:delText>表</w:delText>
        </w:r>
        <w:r w:rsidRPr="0074606C" w:rsidDel="00D52F2B">
          <w:rPr>
            <w:rFonts w:ascii="Times New Roman" w:hAnsi="Times New Roman"/>
            <w:b/>
            <w:bCs/>
            <w:sz w:val="20"/>
            <w:rPrChange w:id="161" w:author="悠 長谷川" w:date="2025-11-05T12:39:00Z" w16du:dateUtc="2025-11-05T03:39:00Z">
              <w:rPr>
                <w:rFonts w:ascii="Times New Roman" w:hAnsi="Times New Roman"/>
                <w:sz w:val="20"/>
              </w:rPr>
            </w:rPrChange>
          </w:rPr>
          <w:delText>1</w:delText>
        </w:r>
      </w:del>
      <w:r w:rsidRPr="000B64F1">
        <w:rPr>
          <w:rFonts w:ascii="Times New Roman" w:hAnsi="Times New Roman"/>
          <w:sz w:val="20"/>
        </w:rPr>
        <w:t>のようなパラメータ設定がなされている．島田・森本</w:t>
      </w:r>
      <w:r w:rsidRPr="000B64F1">
        <w:rPr>
          <w:rFonts w:ascii="Times New Roman" w:hAnsi="Times New Roman"/>
          <w:sz w:val="20"/>
        </w:rPr>
        <w:t>(2021)</w:t>
      </w:r>
      <w:ins w:id="162" w:author="響生 畠中" w:date="2025-11-05T14:10:00Z" w16du:dateUtc="2025-11-05T05:10:00Z">
        <w:r w:rsidR="00D52F2B" w:rsidRPr="00D52F2B">
          <w:rPr>
            <w:rFonts w:ascii="Times New Roman" w:hAnsi="Times New Roman"/>
            <w:sz w:val="20"/>
            <w:vertAlign w:val="superscript"/>
            <w:rPrChange w:id="163" w:author="響生 畠中" w:date="2025-11-05T14:10:00Z" w16du:dateUtc="2025-11-05T05:10:00Z">
              <w:rPr>
                <w:rFonts w:ascii="Times New Roman" w:hAnsi="Times New Roman"/>
                <w:sz w:val="20"/>
              </w:rPr>
            </w:rPrChange>
          </w:rPr>
          <w:fldChar w:fldCharType="begin"/>
        </w:r>
        <w:r w:rsidR="00D52F2B" w:rsidRPr="00D52F2B">
          <w:rPr>
            <w:rFonts w:ascii="Times New Roman" w:hAnsi="Times New Roman"/>
            <w:sz w:val="20"/>
            <w:vertAlign w:val="superscript"/>
            <w:rPrChange w:id="164" w:author="響生 畠中" w:date="2025-11-05T14:10:00Z" w16du:dateUtc="2025-11-05T05:10:00Z">
              <w:rPr>
                <w:rFonts w:ascii="Times New Roman" w:hAnsi="Times New Roman"/>
                <w:sz w:val="20"/>
              </w:rPr>
            </w:rPrChange>
          </w:rPr>
          <w:instrText xml:space="preserve"> REF ref2 \h </w:instrText>
        </w:r>
      </w:ins>
      <w:r w:rsidR="00D52F2B">
        <w:rPr>
          <w:rFonts w:ascii="Times New Roman" w:hAnsi="Times New Roman"/>
          <w:sz w:val="20"/>
          <w:vertAlign w:val="superscript"/>
        </w:rPr>
        <w:instrText xml:space="preserve"> \* MERGEFORMAT </w:instrText>
      </w:r>
      <w:r w:rsidR="00D52F2B" w:rsidRPr="00D743BB">
        <w:rPr>
          <w:rFonts w:ascii="Times New Roman" w:hAnsi="Times New Roman"/>
          <w:sz w:val="20"/>
          <w:vertAlign w:val="superscript"/>
        </w:rPr>
      </w:r>
      <w:ins w:id="165" w:author="響生 畠中" w:date="2025-11-05T14:10:00Z" w16du:dateUtc="2025-11-05T05:10:00Z">
        <w:r w:rsidR="00D52F2B" w:rsidRPr="00D52F2B">
          <w:rPr>
            <w:rFonts w:ascii="Times New Roman" w:hAnsi="Times New Roman"/>
            <w:sz w:val="20"/>
            <w:vertAlign w:val="superscript"/>
            <w:rPrChange w:id="166" w:author="響生 畠中" w:date="2025-11-05T14:10:00Z" w16du:dateUtc="2025-11-05T05:10:00Z">
              <w:rPr>
                <w:rFonts w:ascii="Times New Roman" w:hAnsi="Times New Roman"/>
                <w:sz w:val="20"/>
              </w:rPr>
            </w:rPrChange>
          </w:rPr>
          <w:fldChar w:fldCharType="separate"/>
        </w:r>
      </w:ins>
      <w:ins w:id="167" w:author="響生 畠中" w:date="2025-11-05T19:34:00Z" w16du:dateUtc="2025-11-05T10:34:00Z">
        <w:r w:rsidR="00970F35" w:rsidRPr="00970F35">
          <w:rPr>
            <w:rFonts w:ascii="Times New Roman" w:hAnsi="Times New Roman" w:hint="eastAsia"/>
            <w:sz w:val="20"/>
            <w:vertAlign w:val="superscript"/>
            <w:rPrChange w:id="168" w:author="響生 畠中" w:date="2025-11-05T19:34:00Z" w16du:dateUtc="2025-11-05T10:34:00Z">
              <w:rPr>
                <w:rFonts w:ascii="Times New Roman" w:hAnsi="Times New Roman" w:hint="eastAsia"/>
                <w:sz w:val="20"/>
              </w:rPr>
            </w:rPrChange>
          </w:rPr>
          <w:t>2)</w:t>
        </w:r>
      </w:ins>
      <w:ins w:id="169" w:author="響生 畠中" w:date="2025-11-05T14:10:00Z" w16du:dateUtc="2025-11-05T05:10:00Z">
        <w:r w:rsidR="00D52F2B" w:rsidRPr="00D52F2B">
          <w:rPr>
            <w:rFonts w:ascii="Times New Roman" w:hAnsi="Times New Roman"/>
            <w:sz w:val="20"/>
            <w:vertAlign w:val="superscript"/>
            <w:rPrChange w:id="170" w:author="響生 畠中" w:date="2025-11-05T14:10:00Z" w16du:dateUtc="2025-11-05T05:10:00Z">
              <w:rPr>
                <w:rFonts w:ascii="Times New Roman" w:hAnsi="Times New Roman"/>
                <w:sz w:val="20"/>
              </w:rPr>
            </w:rPrChange>
          </w:rPr>
          <w:fldChar w:fldCharType="end"/>
        </w:r>
      </w:ins>
      <w:del w:id="171" w:author="響生 畠中" w:date="2025-11-05T14:10:00Z" w16du:dateUtc="2025-11-05T05:10:00Z">
        <w:r w:rsidRPr="000B64F1" w:rsidDel="00D52F2B">
          <w:rPr>
            <w:rFonts w:ascii="Times New Roman" w:hAnsi="Times New Roman" w:hint="eastAsia"/>
            <w:sz w:val="20"/>
            <w:vertAlign w:val="superscript"/>
          </w:rPr>
          <w:delText>2</w:delText>
        </w:r>
        <w:r w:rsidRPr="000B64F1" w:rsidDel="00D52F2B">
          <w:rPr>
            <w:rFonts w:ascii="Times New Roman" w:hAnsi="Times New Roman"/>
            <w:sz w:val="20"/>
            <w:vertAlign w:val="superscript"/>
          </w:rPr>
          <w:delText>)</w:delText>
        </w:r>
      </w:del>
      <w:r w:rsidRPr="000B64F1">
        <w:rPr>
          <w:rFonts w:ascii="Times New Roman" w:hAnsi="Times New Roman"/>
          <w:sz w:val="20"/>
        </w:rPr>
        <w:t>は，ミクロ交通流シミュレータを用いて，</w:t>
      </w:r>
      <w:r w:rsidRPr="000B64F1">
        <w:rPr>
          <w:rFonts w:ascii="Times New Roman" w:hAnsi="Times New Roman"/>
          <w:sz w:val="20"/>
        </w:rPr>
        <w:t>AVs</w:t>
      </w:r>
      <w:r w:rsidRPr="000B64F1">
        <w:rPr>
          <w:rFonts w:ascii="Times New Roman" w:hAnsi="Times New Roman"/>
          <w:sz w:val="20"/>
        </w:rPr>
        <w:t>と</w:t>
      </w:r>
      <w:r w:rsidRPr="000B64F1">
        <w:rPr>
          <w:rFonts w:ascii="Times New Roman" w:hAnsi="Times New Roman"/>
          <w:sz w:val="20"/>
        </w:rPr>
        <w:t>MVs</w:t>
      </w:r>
      <w:r w:rsidRPr="000B64F1">
        <w:rPr>
          <w:rFonts w:ascii="Times New Roman" w:hAnsi="Times New Roman"/>
          <w:sz w:val="20"/>
        </w:rPr>
        <w:t>の混在時の円滑性・安全性を評価</w:t>
      </w:r>
      <w:ins w:id="172" w:author="響生 畠中" w:date="2025-11-05T15:34:00Z" w16du:dateUtc="2025-11-05T06:34:00Z">
        <w:r w:rsidR="00121E25">
          <w:rPr>
            <w:rFonts w:ascii="Times New Roman" w:hAnsi="Times New Roman" w:hint="eastAsia"/>
            <w:sz w:val="20"/>
          </w:rPr>
          <w:t>し</w:t>
        </w:r>
      </w:ins>
      <w:del w:id="173" w:author="響生 畠中" w:date="2025-11-05T15:33:00Z" w16du:dateUtc="2025-11-05T06:33:00Z">
        <w:r w:rsidRPr="000B64F1" w:rsidDel="00121E25">
          <w:rPr>
            <w:rFonts w:ascii="Times New Roman" w:hAnsi="Times New Roman"/>
            <w:sz w:val="20"/>
          </w:rPr>
          <w:delText>し</w:delText>
        </w:r>
      </w:del>
      <w:r w:rsidRPr="000B64F1">
        <w:rPr>
          <w:rFonts w:ascii="Times New Roman" w:hAnsi="Times New Roman"/>
          <w:sz w:val="20"/>
        </w:rPr>
        <w:t>た．その結果，</w:t>
      </w:r>
      <w:r w:rsidRPr="000B64F1">
        <w:rPr>
          <w:rFonts w:ascii="Times New Roman" w:hAnsi="Times New Roman" w:hint="eastAsia"/>
          <w:sz w:val="20"/>
        </w:rPr>
        <w:t>希望速度が遅く，最小車頭時間の大きい</w:t>
      </w:r>
      <w:commentRangeStart w:id="174"/>
      <w:del w:id="175" w:author="悠 長谷川" w:date="2025-11-04T21:34:00Z" w16du:dateUtc="2025-11-04T12:34:00Z">
        <w:r w:rsidRPr="000B64F1" w:rsidDel="00E95547">
          <w:rPr>
            <w:rFonts w:ascii="Times New Roman" w:hAnsi="Times New Roman"/>
            <w:sz w:val="20"/>
          </w:rPr>
          <w:delText>慎重なパラメータ設定</w:delText>
        </w:r>
        <w:commentRangeEnd w:id="174"/>
        <w:r w:rsidRPr="000B64F1" w:rsidDel="00E95547">
          <w:rPr>
            <w:rFonts w:ascii="Times New Roman" w:hAnsi="Times New Roman"/>
            <w:sz w:val="20"/>
          </w:rPr>
          <w:commentReference w:id="174"/>
        </w:r>
        <w:r w:rsidRPr="000B64F1" w:rsidDel="00E95547">
          <w:rPr>
            <w:rFonts w:ascii="Times New Roman" w:hAnsi="Times New Roman"/>
            <w:sz w:val="20"/>
          </w:rPr>
          <w:delText>の</w:delText>
        </w:r>
      </w:del>
      <w:r w:rsidRPr="000B64F1">
        <w:rPr>
          <w:rFonts w:ascii="Times New Roman" w:hAnsi="Times New Roman"/>
          <w:sz w:val="20"/>
        </w:rPr>
        <w:t>自動運転車の混在率が増加するほど</w:t>
      </w:r>
      <w:del w:id="176" w:author="悠 長谷川" w:date="2025-11-04T21:34:00Z" w16du:dateUtc="2025-11-04T12:34:00Z">
        <w:r w:rsidRPr="000B64F1" w:rsidDel="00E95547">
          <w:rPr>
            <w:rFonts w:ascii="Times New Roman" w:hAnsi="Times New Roman"/>
            <w:sz w:val="20"/>
          </w:rPr>
          <w:delText>，すなわち安全性を考慮するほど</w:delText>
        </w:r>
      </w:del>
      <w:r w:rsidRPr="000B64F1">
        <w:rPr>
          <w:rFonts w:ascii="Times New Roman" w:hAnsi="Times New Roman"/>
          <w:sz w:val="20"/>
        </w:rPr>
        <w:t>円滑性が低下することが示された．加藤・円山</w:t>
      </w:r>
      <w:r w:rsidRPr="000B64F1">
        <w:rPr>
          <w:rFonts w:ascii="Times New Roman" w:hAnsi="Times New Roman"/>
          <w:sz w:val="20"/>
        </w:rPr>
        <w:t>(2023)</w:t>
      </w:r>
      <w:ins w:id="177" w:author="響生 畠中" w:date="2025-11-05T14:15:00Z" w16du:dateUtc="2025-11-05T05:15:00Z">
        <w:r w:rsidR="00D1426E" w:rsidRPr="00D1426E">
          <w:rPr>
            <w:rFonts w:ascii="Times New Roman" w:hAnsi="Times New Roman"/>
            <w:sz w:val="20"/>
            <w:vertAlign w:val="superscript"/>
            <w:rPrChange w:id="178" w:author="響生 畠中" w:date="2025-11-05T14:15:00Z" w16du:dateUtc="2025-11-05T05:15:00Z">
              <w:rPr>
                <w:rFonts w:ascii="Times New Roman" w:hAnsi="Times New Roman"/>
                <w:sz w:val="20"/>
              </w:rPr>
            </w:rPrChange>
          </w:rPr>
          <w:fldChar w:fldCharType="begin"/>
        </w:r>
        <w:r w:rsidR="00D1426E" w:rsidRPr="00D1426E">
          <w:rPr>
            <w:rFonts w:ascii="Times New Roman" w:hAnsi="Times New Roman"/>
            <w:sz w:val="20"/>
            <w:vertAlign w:val="superscript"/>
            <w:rPrChange w:id="179" w:author="響生 畠中" w:date="2025-11-05T14:15:00Z" w16du:dateUtc="2025-11-05T05:15:00Z">
              <w:rPr>
                <w:rFonts w:ascii="Times New Roman" w:hAnsi="Times New Roman"/>
                <w:sz w:val="20"/>
              </w:rPr>
            </w:rPrChange>
          </w:rPr>
          <w:instrText xml:space="preserve"> REF ref3 \h </w:instrText>
        </w:r>
      </w:ins>
      <w:r w:rsidR="00D1426E">
        <w:rPr>
          <w:rFonts w:ascii="Times New Roman" w:hAnsi="Times New Roman"/>
          <w:sz w:val="20"/>
          <w:vertAlign w:val="superscript"/>
        </w:rPr>
        <w:instrText xml:space="preserve"> \* MERGEFORMAT </w:instrText>
      </w:r>
      <w:r w:rsidR="00D1426E" w:rsidRPr="00D743BB">
        <w:rPr>
          <w:rFonts w:ascii="Times New Roman" w:hAnsi="Times New Roman"/>
          <w:sz w:val="20"/>
          <w:vertAlign w:val="superscript"/>
        </w:rPr>
      </w:r>
      <w:ins w:id="180" w:author="響生 畠中" w:date="2025-11-05T14:15:00Z" w16du:dateUtc="2025-11-05T05:15:00Z">
        <w:r w:rsidR="00D1426E" w:rsidRPr="00D1426E">
          <w:rPr>
            <w:rFonts w:ascii="Times New Roman" w:hAnsi="Times New Roman"/>
            <w:sz w:val="20"/>
            <w:vertAlign w:val="superscript"/>
            <w:rPrChange w:id="181" w:author="響生 畠中" w:date="2025-11-05T14:15:00Z" w16du:dateUtc="2025-11-05T05:15:00Z">
              <w:rPr>
                <w:rFonts w:ascii="Times New Roman" w:hAnsi="Times New Roman"/>
                <w:sz w:val="20"/>
              </w:rPr>
            </w:rPrChange>
          </w:rPr>
          <w:fldChar w:fldCharType="separate"/>
        </w:r>
      </w:ins>
      <w:ins w:id="182" w:author="響生 畠中" w:date="2025-11-05T19:34:00Z" w16du:dateUtc="2025-11-05T10:34:00Z">
        <w:r w:rsidR="00970F35" w:rsidRPr="00970F35">
          <w:rPr>
            <w:rFonts w:ascii="Times New Roman" w:hAnsi="Times New Roman" w:hint="eastAsia"/>
            <w:sz w:val="20"/>
            <w:vertAlign w:val="superscript"/>
            <w:rPrChange w:id="183" w:author="響生 畠中" w:date="2025-11-05T19:34:00Z" w16du:dateUtc="2025-11-05T10:34:00Z">
              <w:rPr>
                <w:rFonts w:ascii="Times New Roman" w:hAnsi="Times New Roman" w:hint="eastAsia"/>
                <w:sz w:val="20"/>
              </w:rPr>
            </w:rPrChange>
          </w:rPr>
          <w:t>3)</w:t>
        </w:r>
      </w:ins>
      <w:ins w:id="184" w:author="響生 畠中" w:date="2025-11-05T14:15:00Z" w16du:dateUtc="2025-11-05T05:15:00Z">
        <w:r w:rsidR="00D1426E" w:rsidRPr="00D1426E">
          <w:rPr>
            <w:rFonts w:ascii="Times New Roman" w:hAnsi="Times New Roman"/>
            <w:sz w:val="20"/>
            <w:vertAlign w:val="superscript"/>
            <w:rPrChange w:id="185" w:author="響生 畠中" w:date="2025-11-05T14:15:00Z" w16du:dateUtc="2025-11-05T05:15:00Z">
              <w:rPr>
                <w:rFonts w:ascii="Times New Roman" w:hAnsi="Times New Roman"/>
                <w:sz w:val="20"/>
              </w:rPr>
            </w:rPrChange>
          </w:rPr>
          <w:fldChar w:fldCharType="end"/>
        </w:r>
        <w:r w:rsidR="00D1426E" w:rsidRPr="000B64F1" w:rsidDel="00D1426E">
          <w:rPr>
            <w:rFonts w:ascii="Times New Roman" w:hAnsi="Times New Roman" w:hint="eastAsia"/>
            <w:sz w:val="20"/>
            <w:vertAlign w:val="superscript"/>
          </w:rPr>
          <w:t xml:space="preserve"> </w:t>
        </w:r>
      </w:ins>
      <w:del w:id="186" w:author="響生 畠中" w:date="2025-11-05T14:15:00Z" w16du:dateUtc="2025-11-05T05:15:00Z">
        <w:r w:rsidRPr="000B64F1" w:rsidDel="00D1426E">
          <w:rPr>
            <w:rFonts w:ascii="Times New Roman" w:hAnsi="Times New Roman" w:hint="eastAsia"/>
            <w:sz w:val="20"/>
            <w:vertAlign w:val="superscript"/>
          </w:rPr>
          <w:delText>3</w:delText>
        </w:r>
        <w:r w:rsidRPr="000B64F1" w:rsidDel="00D1426E">
          <w:rPr>
            <w:rFonts w:ascii="Times New Roman" w:hAnsi="Times New Roman"/>
            <w:sz w:val="20"/>
            <w:vertAlign w:val="superscript"/>
          </w:rPr>
          <w:delText>)</w:delText>
        </w:r>
      </w:del>
      <w:r w:rsidRPr="000B64F1">
        <w:rPr>
          <w:rFonts w:ascii="Times New Roman" w:hAnsi="Times New Roman"/>
          <w:sz w:val="20"/>
        </w:rPr>
        <w:t>は，一般車・路線バス・路面電車が混在するネットワークにおいて，一般車が</w:t>
      </w:r>
      <w:r w:rsidRPr="000B64F1">
        <w:rPr>
          <w:rFonts w:ascii="Times New Roman" w:hAnsi="Times New Roman"/>
          <w:sz w:val="20"/>
        </w:rPr>
        <w:t>AVs</w:t>
      </w:r>
      <w:r w:rsidRPr="000B64F1">
        <w:rPr>
          <w:rFonts w:ascii="Times New Roman" w:hAnsi="Times New Roman"/>
          <w:sz w:val="20"/>
        </w:rPr>
        <w:t>に一定割合置き換わったときに，全体と各交通モードの交通流の円滑性にどのような影響が出るか</w:t>
      </w:r>
      <w:ins w:id="187" w:author="悠 長谷川" w:date="2025-11-04T21:35:00Z" w16du:dateUtc="2025-11-04T12:35:00Z">
        <w:r w:rsidR="00E95547">
          <w:rPr>
            <w:rFonts w:ascii="Times New Roman" w:hAnsi="Times New Roman" w:hint="eastAsia"/>
            <w:sz w:val="20"/>
          </w:rPr>
          <w:t>を</w:t>
        </w:r>
      </w:ins>
      <w:r w:rsidRPr="000B64F1">
        <w:rPr>
          <w:rFonts w:ascii="Times New Roman" w:hAnsi="Times New Roman"/>
          <w:sz w:val="20"/>
        </w:rPr>
        <w:t>分析した．</w:t>
      </w:r>
      <w:del w:id="188" w:author="悠 長谷川" w:date="2025-11-04T21:35:00Z" w16du:dateUtc="2025-11-04T12:35:00Z">
        <w:r w:rsidRPr="000B64F1" w:rsidDel="00E95547">
          <w:rPr>
            <w:rFonts w:ascii="Times New Roman" w:hAnsi="Times New Roman"/>
            <w:sz w:val="20"/>
          </w:rPr>
          <w:delText>手動運転車</w:delText>
        </w:r>
      </w:del>
      <w:ins w:id="189" w:author="悠 長谷川" w:date="2025-11-04T21:35:00Z" w16du:dateUtc="2025-11-04T12:35:00Z">
        <w:r w:rsidR="00E95547">
          <w:rPr>
            <w:rFonts w:ascii="Times New Roman" w:hAnsi="Times New Roman" w:hint="eastAsia"/>
            <w:sz w:val="20"/>
          </w:rPr>
          <w:t>MVs</w:t>
        </w:r>
      </w:ins>
      <w:r w:rsidRPr="000B64F1">
        <w:rPr>
          <w:rFonts w:ascii="Times New Roman" w:hAnsi="Times New Roman"/>
          <w:sz w:val="20"/>
        </w:rPr>
        <w:t>よりも</w:t>
      </w:r>
      <w:del w:id="190" w:author="悠 長谷川" w:date="2025-11-04T21:35:00Z" w16du:dateUtc="2025-11-04T12:35:00Z">
        <w:r w:rsidRPr="000B64F1" w:rsidDel="00E95547">
          <w:rPr>
            <w:rFonts w:ascii="Times New Roman" w:hAnsi="Times New Roman"/>
            <w:sz w:val="20"/>
          </w:rPr>
          <w:delText>自動運転車</w:delText>
        </w:r>
      </w:del>
      <w:ins w:id="191" w:author="悠 長谷川" w:date="2025-11-04T21:35:00Z" w16du:dateUtc="2025-11-04T12:35:00Z">
        <w:r w:rsidR="00E95547">
          <w:rPr>
            <w:rFonts w:ascii="Times New Roman" w:hAnsi="Times New Roman" w:hint="eastAsia"/>
            <w:sz w:val="20"/>
          </w:rPr>
          <w:t>AVs</w:t>
        </w:r>
      </w:ins>
      <w:r w:rsidRPr="000B64F1">
        <w:rPr>
          <w:rFonts w:ascii="Times New Roman" w:hAnsi="Times New Roman"/>
          <w:sz w:val="20"/>
        </w:rPr>
        <w:t>のほうが反応時間</w:t>
      </w:r>
      <w:ins w:id="192" w:author="悠 長谷川" w:date="2025-11-05T12:40:00Z" w16du:dateUtc="2025-11-05T03:40:00Z">
        <w:r w:rsidR="0074606C">
          <w:rPr>
            <w:rFonts w:ascii="Times New Roman" w:hAnsi="Times New Roman" w:hint="eastAsia"/>
            <w:sz w:val="20"/>
          </w:rPr>
          <w:t>が</w:t>
        </w:r>
      </w:ins>
      <w:del w:id="193" w:author="悠 長谷川" w:date="2025-11-05T12:40:00Z" w16du:dateUtc="2025-11-05T03:40:00Z">
        <w:r w:rsidRPr="000B64F1" w:rsidDel="0074606C">
          <w:rPr>
            <w:rFonts w:ascii="Times New Roman" w:hAnsi="Times New Roman" w:hint="eastAsia"/>
            <w:sz w:val="20"/>
          </w:rPr>
          <w:delText>は</w:delText>
        </w:r>
      </w:del>
      <w:r w:rsidRPr="000B64F1">
        <w:rPr>
          <w:rFonts w:ascii="Times New Roman" w:hAnsi="Times New Roman"/>
          <w:sz w:val="20"/>
        </w:rPr>
        <w:t>早</w:t>
      </w:r>
      <w:del w:id="194" w:author="悠 長谷川" w:date="2025-11-05T12:40:00Z" w16du:dateUtc="2025-11-05T03:40:00Z">
        <w:r w:rsidRPr="000B64F1" w:rsidDel="0074606C">
          <w:rPr>
            <w:rFonts w:ascii="Times New Roman" w:hAnsi="Times New Roman" w:hint="eastAsia"/>
            <w:sz w:val="20"/>
          </w:rPr>
          <w:delText>くなる</w:delText>
        </w:r>
      </w:del>
      <w:ins w:id="195" w:author="悠 長谷川" w:date="2025-11-05T12:40:00Z" w16du:dateUtc="2025-11-05T03:40:00Z">
        <w:r w:rsidR="0074606C">
          <w:rPr>
            <w:rFonts w:ascii="Times New Roman" w:hAnsi="Times New Roman" w:hint="eastAsia"/>
            <w:sz w:val="20"/>
          </w:rPr>
          <w:t>い</w:t>
        </w:r>
      </w:ins>
      <w:r w:rsidRPr="000B64F1">
        <w:rPr>
          <w:rFonts w:ascii="Times New Roman" w:hAnsi="Times New Roman"/>
          <w:sz w:val="20"/>
        </w:rPr>
        <w:t>という前提に基づいてミクロ交通流シミュレーションを行った結果，</w:t>
      </w:r>
      <w:r w:rsidRPr="000B64F1">
        <w:rPr>
          <w:rFonts w:ascii="Times New Roman" w:hAnsi="Times New Roman"/>
          <w:sz w:val="20"/>
        </w:rPr>
        <w:t>AVs</w:t>
      </w:r>
      <w:r w:rsidRPr="000B64F1">
        <w:rPr>
          <w:rFonts w:ascii="Times New Roman" w:hAnsi="Times New Roman"/>
          <w:sz w:val="20"/>
        </w:rPr>
        <w:t>の混在率が高いほど普通自動車の円滑性は向上し，路面電車の円滑性は低下することを示した．</w:t>
      </w:r>
      <w:ins w:id="196" w:author="響生 畠中" w:date="2025-11-05T07:27:00Z" w16du:dateUtc="2025-11-04T22:27:00Z">
        <w:r w:rsidR="00CC1AC6" w:rsidRPr="000B64F1">
          <w:rPr>
            <w:rFonts w:ascii="Times New Roman" w:hAnsi="Times New Roman"/>
            <w:sz w:val="20"/>
          </w:rPr>
          <w:t>これらの研究においては，</w:t>
        </w:r>
        <w:r w:rsidR="00CC1AC6" w:rsidRPr="000B64F1">
          <w:rPr>
            <w:rFonts w:ascii="Times New Roman" w:hAnsi="Times New Roman"/>
            <w:sz w:val="20"/>
          </w:rPr>
          <w:t>MVs</w:t>
        </w:r>
        <w:r w:rsidR="00CC1AC6" w:rsidRPr="000B64F1">
          <w:rPr>
            <w:rFonts w:ascii="Times New Roman" w:hAnsi="Times New Roman"/>
            <w:sz w:val="20"/>
          </w:rPr>
          <w:t>よりも車頭時間や反応時間の早い</w:t>
        </w:r>
        <w:r w:rsidR="00CC1AC6">
          <w:rPr>
            <w:rFonts w:ascii="Times New Roman" w:hAnsi="Times New Roman" w:hint="eastAsia"/>
            <w:sz w:val="20"/>
          </w:rPr>
          <w:t>aAV</w:t>
        </w:r>
        <w:r w:rsidR="00CC1AC6">
          <w:rPr>
            <w:rFonts w:ascii="Times New Roman" w:hAnsi="Times New Roman" w:hint="eastAsia"/>
            <w:sz w:val="20"/>
          </w:rPr>
          <w:t>（</w:t>
        </w:r>
        <w:r w:rsidR="00CC1AC6" w:rsidRPr="000B64F1">
          <w:rPr>
            <w:rFonts w:ascii="Times New Roman" w:hAnsi="Times New Roman"/>
            <w:sz w:val="20"/>
          </w:rPr>
          <w:t>Aggressive Autonomous Vehicle</w:t>
        </w:r>
        <w:r w:rsidR="00CC1AC6" w:rsidRPr="000B64F1">
          <w:rPr>
            <w:rFonts w:ascii="Times New Roman" w:hAnsi="Times New Roman"/>
            <w:sz w:val="20"/>
          </w:rPr>
          <w:t>），手動運転車と同等の</w:t>
        </w:r>
        <w:r w:rsidR="00CC1AC6" w:rsidRPr="000B64F1">
          <w:rPr>
            <w:rFonts w:ascii="Times New Roman" w:hAnsi="Times New Roman"/>
            <w:sz w:val="20"/>
          </w:rPr>
          <w:t>nAV</w:t>
        </w:r>
        <w:r w:rsidR="00CC1AC6" w:rsidRPr="000B64F1">
          <w:rPr>
            <w:rFonts w:ascii="Times New Roman" w:hAnsi="Times New Roman"/>
            <w:sz w:val="20"/>
          </w:rPr>
          <w:t>（</w:t>
        </w:r>
        <w:r w:rsidR="00CC1AC6" w:rsidRPr="000B64F1">
          <w:rPr>
            <w:rFonts w:ascii="Times New Roman" w:hAnsi="Times New Roman"/>
            <w:sz w:val="20"/>
          </w:rPr>
          <w:t>Normal Autonomous Vehicle</w:t>
        </w:r>
        <w:r w:rsidR="00CC1AC6" w:rsidRPr="000B64F1">
          <w:rPr>
            <w:rFonts w:ascii="Times New Roman" w:hAnsi="Times New Roman"/>
            <w:sz w:val="20"/>
          </w:rPr>
          <w:t>），手動運転車よりも車頭時間</w:t>
        </w:r>
        <w:r w:rsidR="00CC1AC6" w:rsidRPr="000B64F1">
          <w:rPr>
            <w:rFonts w:ascii="Times New Roman" w:hAnsi="Times New Roman" w:hint="eastAsia"/>
            <w:sz w:val="20"/>
          </w:rPr>
          <w:t>が大きく，希望速度が小さ</w:t>
        </w:r>
        <w:r w:rsidR="00CC1AC6">
          <w:rPr>
            <w:rFonts w:ascii="Times New Roman" w:hAnsi="Times New Roman" w:hint="eastAsia"/>
            <w:sz w:val="20"/>
          </w:rPr>
          <w:t>い，安全性を重視した</w:t>
        </w:r>
        <w:r w:rsidR="00CC1AC6" w:rsidRPr="000B64F1">
          <w:rPr>
            <w:rFonts w:ascii="Times New Roman" w:hAnsi="Times New Roman"/>
            <w:sz w:val="20"/>
          </w:rPr>
          <w:t>挙動をする</w:t>
        </w:r>
        <w:r w:rsidR="00CC1AC6" w:rsidRPr="000B64F1">
          <w:rPr>
            <w:rFonts w:ascii="Times New Roman" w:hAnsi="Times New Roman"/>
            <w:sz w:val="20"/>
          </w:rPr>
          <w:t>dAV</w:t>
        </w:r>
        <w:r w:rsidR="00CC1AC6" w:rsidRPr="000B64F1">
          <w:rPr>
            <w:rFonts w:ascii="Times New Roman" w:hAnsi="Times New Roman"/>
            <w:sz w:val="20"/>
          </w:rPr>
          <w:t>（</w:t>
        </w:r>
        <w:r w:rsidR="00CC1AC6" w:rsidRPr="000B64F1">
          <w:rPr>
            <w:rFonts w:ascii="Times New Roman" w:hAnsi="Times New Roman"/>
            <w:sz w:val="20"/>
          </w:rPr>
          <w:t>Discreet Autonomous Vehicle</w:t>
        </w:r>
        <w:r w:rsidR="00CC1AC6" w:rsidRPr="000B64F1">
          <w:rPr>
            <w:rFonts w:ascii="Times New Roman" w:hAnsi="Times New Roman"/>
            <w:sz w:val="20"/>
          </w:rPr>
          <w:t>）の</w:t>
        </w:r>
        <w:r w:rsidR="00CC1AC6" w:rsidRPr="000B64F1">
          <w:rPr>
            <w:rFonts w:ascii="Times New Roman" w:hAnsi="Times New Roman"/>
            <w:sz w:val="20"/>
          </w:rPr>
          <w:t>3</w:t>
        </w:r>
        <w:r w:rsidR="00CC1AC6" w:rsidRPr="000B64F1">
          <w:rPr>
            <w:rFonts w:ascii="Times New Roman" w:hAnsi="Times New Roman"/>
            <w:sz w:val="20"/>
          </w:rPr>
          <w:t>種類の</w:t>
        </w:r>
      </w:ins>
      <w:ins w:id="197" w:author="響生 畠中" w:date="2025-11-05T14:16:00Z" w16du:dateUtc="2025-11-05T05:16:00Z">
        <w:r w:rsidR="00D1426E">
          <w:rPr>
            <w:rFonts w:ascii="Times New Roman" w:hAnsi="Times New Roman" w:hint="eastAsia"/>
            <w:sz w:val="20"/>
          </w:rPr>
          <w:t>AVs</w:t>
        </w:r>
      </w:ins>
      <w:ins w:id="198" w:author="響生 畠中" w:date="2025-11-05T07:27:00Z" w16du:dateUtc="2025-11-04T22:27:00Z">
        <w:r w:rsidR="00CC1AC6" w:rsidRPr="000B64F1">
          <w:rPr>
            <w:rFonts w:ascii="Times New Roman" w:hAnsi="Times New Roman"/>
            <w:sz w:val="20"/>
          </w:rPr>
          <w:t>が</w:t>
        </w:r>
        <w:r w:rsidR="00CC1AC6" w:rsidRPr="0068073A">
          <w:rPr>
            <w:rFonts w:ascii="Times New Roman" w:hAnsi="Times New Roman" w:hint="eastAsia"/>
            <w:spacing w:val="-16"/>
            <w:sz w:val="20"/>
            <w:rPrChange w:id="199" w:author="響生 畠中" w:date="2025-11-05T15:31:00Z" w16du:dateUtc="2025-11-05T06:31:00Z">
              <w:rPr>
                <w:rFonts w:ascii="Times New Roman" w:hAnsi="Times New Roman" w:hint="eastAsia"/>
                <w:sz w:val="20"/>
              </w:rPr>
            </w:rPrChange>
          </w:rPr>
          <w:t>想定されている．</w:t>
        </w:r>
      </w:ins>
      <w:ins w:id="200" w:author="響生 畠中" w:date="2025-11-05T07:28:00Z" w16du:dateUtc="2025-11-04T22:28:00Z">
        <w:r w:rsidR="00CC1AC6" w:rsidRPr="0068073A">
          <w:rPr>
            <w:rFonts w:ascii="Times New Roman" w:hAnsi="Times New Roman" w:hint="eastAsia"/>
            <w:spacing w:val="-16"/>
            <w:sz w:val="20"/>
            <w:rPrChange w:id="201" w:author="響生 畠中" w:date="2025-11-05T15:31:00Z" w16du:dateUtc="2025-11-05T06:31:00Z">
              <w:rPr>
                <w:rFonts w:ascii="Times New Roman" w:hAnsi="Times New Roman" w:hint="eastAsia"/>
                <w:sz w:val="20"/>
              </w:rPr>
            </w:rPrChange>
          </w:rPr>
          <w:t>しかし，例えば</w:t>
        </w:r>
      </w:ins>
      <w:ins w:id="202" w:author="響生 畠中" w:date="2025-11-05T15:30:00Z" w16du:dateUtc="2025-11-05T06:30:00Z">
        <w:r w:rsidR="0068073A" w:rsidRPr="0068073A">
          <w:rPr>
            <w:rFonts w:ascii="Times New Roman" w:hAnsi="Times New Roman" w:hint="eastAsia"/>
            <w:spacing w:val="-16"/>
            <w:sz w:val="20"/>
            <w:rPrChange w:id="203" w:author="響生 畠中" w:date="2025-11-05T15:31:00Z" w16du:dateUtc="2025-11-05T06:31:00Z">
              <w:rPr>
                <w:rFonts w:ascii="Times New Roman" w:hAnsi="Times New Roman" w:hint="eastAsia"/>
                <w:sz w:val="20"/>
              </w:rPr>
            </w:rPrChange>
          </w:rPr>
          <w:t>島田・森本</w:t>
        </w:r>
      </w:ins>
      <w:ins w:id="204" w:author="響生 畠中" w:date="2025-11-05T15:31:00Z" w16du:dateUtc="2025-11-05T06:31:00Z">
        <w:r w:rsidR="0068073A" w:rsidRPr="000B64F1">
          <w:rPr>
            <w:rFonts w:ascii="Times New Roman" w:hAnsi="Times New Roman" w:hint="eastAsia"/>
            <w:sz w:val="20"/>
          </w:rPr>
          <w:t>(2021)</w:t>
        </w:r>
        <w:r w:rsidR="0068073A" w:rsidRPr="00D1426E">
          <w:rPr>
            <w:rFonts w:ascii="Times New Roman" w:hAnsi="Times New Roman"/>
            <w:sz w:val="20"/>
            <w:vertAlign w:val="superscript"/>
          </w:rPr>
          <w:fldChar w:fldCharType="begin"/>
        </w:r>
        <w:r w:rsidR="0068073A" w:rsidRPr="009B3A91">
          <w:rPr>
            <w:rFonts w:ascii="Times New Roman" w:hAnsi="Times New Roman"/>
            <w:sz w:val="20"/>
            <w:vertAlign w:val="superscript"/>
          </w:rPr>
          <w:instrText xml:space="preserve"> REF ref3 \h  \* MERGEFORMAT </w:instrText>
        </w:r>
      </w:ins>
      <w:r w:rsidR="0068073A" w:rsidRPr="00D1426E">
        <w:rPr>
          <w:rFonts w:ascii="Times New Roman" w:hAnsi="Times New Roman"/>
          <w:sz w:val="20"/>
          <w:vertAlign w:val="superscript"/>
        </w:rPr>
      </w:r>
      <w:ins w:id="205" w:author="響生 畠中" w:date="2025-11-05T15:31:00Z" w16du:dateUtc="2025-11-05T06:31:00Z">
        <w:r w:rsidR="0068073A" w:rsidRPr="00D1426E">
          <w:rPr>
            <w:rFonts w:ascii="Times New Roman" w:hAnsi="Times New Roman"/>
            <w:sz w:val="20"/>
            <w:vertAlign w:val="superscript"/>
          </w:rPr>
          <w:fldChar w:fldCharType="separate"/>
        </w:r>
      </w:ins>
      <w:ins w:id="206" w:author="響生 畠中" w:date="2025-11-05T19:34:00Z" w16du:dateUtc="2025-11-05T10:34:00Z">
        <w:r w:rsidR="00970F35" w:rsidRPr="00970F35">
          <w:rPr>
            <w:rFonts w:ascii="Times New Roman" w:hAnsi="Times New Roman" w:hint="eastAsia"/>
            <w:sz w:val="20"/>
            <w:vertAlign w:val="superscript"/>
            <w:rPrChange w:id="207" w:author="響生 畠中" w:date="2025-11-05T19:34:00Z" w16du:dateUtc="2025-11-05T10:34:00Z">
              <w:rPr>
                <w:rFonts w:ascii="Times New Roman" w:hAnsi="Times New Roman" w:hint="eastAsia"/>
                <w:sz w:val="20"/>
              </w:rPr>
            </w:rPrChange>
          </w:rPr>
          <w:t>3)</w:t>
        </w:r>
      </w:ins>
      <w:ins w:id="208" w:author="響生 畠中" w:date="2025-11-05T15:31:00Z" w16du:dateUtc="2025-11-05T06:31:00Z">
        <w:r w:rsidR="0068073A" w:rsidRPr="00D1426E">
          <w:rPr>
            <w:rFonts w:ascii="Times New Roman" w:hAnsi="Times New Roman"/>
            <w:sz w:val="20"/>
            <w:vertAlign w:val="superscript"/>
          </w:rPr>
          <w:fldChar w:fldCharType="end"/>
        </w:r>
      </w:ins>
      <w:ins w:id="209" w:author="響生 畠中" w:date="2025-11-05T15:30:00Z" w16du:dateUtc="2025-11-05T06:30:00Z">
        <w:r w:rsidR="0068073A" w:rsidRPr="000B64F1">
          <w:rPr>
            <w:rFonts w:ascii="Times New Roman" w:hAnsi="Times New Roman" w:hint="eastAsia"/>
            <w:sz w:val="20"/>
          </w:rPr>
          <w:t xml:space="preserve"> </w:t>
        </w:r>
      </w:ins>
      <w:ins w:id="210" w:author="響生 畠中" w:date="2025-11-05T15:31:00Z" w16du:dateUtc="2025-11-05T06:31:00Z">
        <w:r w:rsidR="0068073A" w:rsidRPr="000B64F1">
          <w:rPr>
            <w:rFonts w:ascii="Times New Roman" w:hAnsi="Times New Roman"/>
            <w:sz w:val="20"/>
          </w:rPr>
          <w:t>ではそ</w:t>
        </w:r>
      </w:ins>
      <w:ins w:id="211" w:author="響生 畠中" w:date="2025-11-05T15:35:00Z" w16du:dateUtc="2025-11-05T06:35:00Z">
        <w:r w:rsidR="00121E25" w:rsidRPr="000B64F1">
          <w:rPr>
            <w:rFonts w:ascii="Times New Roman" w:hAnsi="Times New Roman"/>
            <w:sz w:val="20"/>
          </w:rPr>
          <w:t>れぞれの希望速度の差は</w:t>
        </w:r>
        <w:r w:rsidR="00121E25" w:rsidRPr="000B64F1">
          <w:rPr>
            <w:rFonts w:ascii="Times New Roman" w:hAnsi="Times New Roman"/>
            <w:sz w:val="20"/>
          </w:rPr>
          <w:t>5-</w:t>
        </w:r>
      </w:ins>
      <w:ins w:id="212" w:author="響生 畠中" w:date="2025-11-05T15:29:00Z" w16du:dateUtc="2025-11-05T06:29:00Z">
        <w:r w:rsidR="0068073A" w:rsidRPr="000B64F1">
          <w:rPr>
            <w:rFonts w:ascii="Times New Roman" w:hAnsi="Times New Roman"/>
            <w:noProof/>
            <w:sz w:val="20"/>
          </w:rPr>
          <w:drawing>
            <wp:inline distT="0" distB="0" distL="0" distR="0" wp14:anchorId="4B1DA21C" wp14:editId="56B2D0FB">
              <wp:extent cx="2822921" cy="2247254"/>
              <wp:effectExtent l="0" t="0" r="0" b="1270"/>
              <wp:docPr id="1819338519" name="図 43" descr="マップ&#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図 43" descr="マップ&#10;&#10;AI 生成コンテンツは誤りを含む可能性があります。"/>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825688" cy="2249457"/>
                      </a:xfrm>
                      <a:prstGeom prst="rect">
                        <a:avLst/>
                      </a:prstGeom>
                      <a:noFill/>
                      <a:ln>
                        <a:noFill/>
                      </a:ln>
                    </pic:spPr>
                  </pic:pic>
                </a:graphicData>
              </a:graphic>
            </wp:inline>
          </w:drawing>
        </w:r>
      </w:ins>
    </w:p>
    <w:p w14:paraId="455F34D7" w14:textId="1F61A2EC" w:rsidR="000B64F1" w:rsidRPr="000B64F1" w:rsidDel="0068073A" w:rsidRDefault="000B64F1" w:rsidP="00263D3F">
      <w:pPr>
        <w:ind w:firstLineChars="100" w:firstLine="200"/>
        <w:rPr>
          <w:del w:id="213" w:author="響生 畠中" w:date="2025-11-05T15:28:00Z" w16du:dateUtc="2025-11-05T06:28:00Z"/>
          <w:rFonts w:ascii="Times New Roman" w:hAnsi="Times New Roman"/>
          <w:sz w:val="20"/>
        </w:rPr>
      </w:pPr>
    </w:p>
    <w:p w14:paraId="707AE442" w14:textId="7FB40236" w:rsidR="000B64F1" w:rsidRPr="000B64F1" w:rsidRDefault="000B64F1">
      <w:pPr>
        <w:rPr>
          <w:rFonts w:ascii="Times New Roman" w:hAnsi="Times New Roman"/>
          <w:sz w:val="20"/>
        </w:rPr>
        <w:pPrChange w:id="214" w:author="響生 畠中" w:date="2025-11-05T07:28:00Z" w16du:dateUtc="2025-11-04T22:28:00Z">
          <w:pPr>
            <w:ind w:firstLineChars="100" w:firstLine="200"/>
          </w:pPr>
        </w:pPrChange>
      </w:pPr>
      <w:del w:id="215" w:author="響生 畠中" w:date="2025-11-05T07:28:00Z" w16du:dateUtc="2025-11-04T22:28:00Z">
        <w:r w:rsidRPr="000B64F1" w:rsidDel="00CC1AC6">
          <w:rPr>
            <w:rFonts w:ascii="Times New Roman" w:hAnsi="Times New Roman"/>
            <w:sz w:val="20"/>
          </w:rPr>
          <w:delText>これらの研究においては，</w:delText>
        </w:r>
        <w:r w:rsidRPr="000B64F1" w:rsidDel="00CC1AC6">
          <w:rPr>
            <w:rFonts w:ascii="Times New Roman" w:hAnsi="Times New Roman"/>
            <w:sz w:val="20"/>
          </w:rPr>
          <w:delText>MVs</w:delText>
        </w:r>
        <w:r w:rsidRPr="000B64F1" w:rsidDel="00CC1AC6">
          <w:rPr>
            <w:rFonts w:ascii="Times New Roman" w:hAnsi="Times New Roman"/>
            <w:sz w:val="20"/>
          </w:rPr>
          <w:delText>よりも車頭時間や反応時間の早い</w:delText>
        </w:r>
      </w:del>
      <w:ins w:id="216" w:author="悠 長谷川" w:date="2025-11-04T21:36:00Z" w16du:dateUtc="2025-11-04T12:36:00Z">
        <w:del w:id="217" w:author="響生 畠中" w:date="2025-11-05T07:28:00Z" w16du:dateUtc="2025-11-04T22:28:00Z">
          <w:r w:rsidR="00E95547" w:rsidDel="00CC1AC6">
            <w:rPr>
              <w:rFonts w:ascii="Times New Roman" w:hAnsi="Times New Roman" w:hint="eastAsia"/>
              <w:sz w:val="20"/>
            </w:rPr>
            <w:delText>a</w:delText>
          </w:r>
        </w:del>
      </w:ins>
      <w:del w:id="218" w:author="響生 畠中" w:date="2025-11-05T07:28:00Z" w16du:dateUtc="2025-11-04T22:28:00Z">
        <w:r w:rsidRPr="000B64F1" w:rsidDel="00CC1AC6">
          <w:rPr>
            <w:rFonts w:ascii="Times New Roman" w:hAnsi="Times New Roman"/>
            <w:sz w:val="20"/>
          </w:rPr>
          <w:delText>，強気な運転挙動をする</w:delText>
        </w:r>
      </w:del>
      <w:ins w:id="219" w:author="悠 長谷川" w:date="2025-11-04T21:36:00Z" w16du:dateUtc="2025-11-04T12:36:00Z">
        <w:del w:id="220" w:author="響生 畠中" w:date="2025-11-05T07:28:00Z" w16du:dateUtc="2025-11-04T22:28:00Z">
          <w:r w:rsidR="00E95547" w:rsidDel="00CC1AC6">
            <w:rPr>
              <w:rFonts w:ascii="Times New Roman" w:hAnsi="Times New Roman" w:hint="eastAsia"/>
              <w:sz w:val="20"/>
            </w:rPr>
            <w:delText>AV</w:delText>
          </w:r>
          <w:r w:rsidR="00E95547" w:rsidDel="00CC1AC6">
            <w:rPr>
              <w:rFonts w:ascii="Times New Roman" w:hAnsi="Times New Roman" w:hint="eastAsia"/>
              <w:sz w:val="20"/>
            </w:rPr>
            <w:delText>（</w:delText>
          </w:r>
        </w:del>
      </w:ins>
      <w:del w:id="221" w:author="響生 畠中" w:date="2025-11-05T07:28:00Z" w16du:dateUtc="2025-11-04T22:28:00Z">
        <w:r w:rsidRPr="000B64F1" w:rsidDel="00CC1AC6">
          <w:rPr>
            <w:rFonts w:ascii="Times New Roman" w:hAnsi="Times New Roman"/>
            <w:sz w:val="20"/>
          </w:rPr>
          <w:delText>aAV</w:delText>
        </w:r>
        <w:r w:rsidRPr="000B64F1" w:rsidDel="00CC1AC6">
          <w:rPr>
            <w:rFonts w:ascii="Times New Roman" w:hAnsi="Times New Roman"/>
            <w:sz w:val="20"/>
          </w:rPr>
          <w:delText>（</w:delText>
        </w:r>
        <w:r w:rsidRPr="000B64F1" w:rsidDel="00CC1AC6">
          <w:rPr>
            <w:rFonts w:ascii="Times New Roman" w:hAnsi="Times New Roman"/>
            <w:sz w:val="20"/>
          </w:rPr>
          <w:delText>Aggressive Autonomous Vehicle</w:delText>
        </w:r>
        <w:r w:rsidRPr="000B64F1" w:rsidDel="00CC1AC6">
          <w:rPr>
            <w:rFonts w:ascii="Times New Roman" w:hAnsi="Times New Roman"/>
            <w:sz w:val="20"/>
          </w:rPr>
          <w:delText>），手動運転車と同等の</w:delText>
        </w:r>
        <w:r w:rsidRPr="000B64F1" w:rsidDel="00CC1AC6">
          <w:rPr>
            <w:rFonts w:ascii="Times New Roman" w:hAnsi="Times New Roman"/>
            <w:sz w:val="20"/>
          </w:rPr>
          <w:delText>nAV</w:delText>
        </w:r>
        <w:r w:rsidRPr="000B64F1" w:rsidDel="00CC1AC6">
          <w:rPr>
            <w:rFonts w:ascii="Times New Roman" w:hAnsi="Times New Roman"/>
            <w:sz w:val="20"/>
          </w:rPr>
          <w:delText>（</w:delText>
        </w:r>
        <w:r w:rsidRPr="000B64F1" w:rsidDel="00CC1AC6">
          <w:rPr>
            <w:rFonts w:ascii="Times New Roman" w:hAnsi="Times New Roman"/>
            <w:sz w:val="20"/>
          </w:rPr>
          <w:delText>Normal Autonomous Vehicle</w:delText>
        </w:r>
        <w:r w:rsidRPr="000B64F1" w:rsidDel="00CC1AC6">
          <w:rPr>
            <w:rFonts w:ascii="Times New Roman" w:hAnsi="Times New Roman"/>
            <w:sz w:val="20"/>
          </w:rPr>
          <w:delText>），手動運転車よりも車頭時間</w:delText>
        </w:r>
        <w:r w:rsidRPr="000B64F1" w:rsidDel="00CC1AC6">
          <w:rPr>
            <w:rFonts w:ascii="Times New Roman" w:hAnsi="Times New Roman" w:hint="eastAsia"/>
            <w:sz w:val="20"/>
          </w:rPr>
          <w:delText>が大きく，希望速度が小さ</w:delText>
        </w:r>
      </w:del>
      <w:del w:id="222" w:author="響生 畠中" w:date="2025-11-05T07:17:00Z" w16du:dateUtc="2025-11-04T22:17:00Z">
        <w:r w:rsidRPr="000B64F1" w:rsidDel="00FF69CE">
          <w:rPr>
            <w:rFonts w:ascii="Times New Roman" w:hAnsi="Times New Roman" w:hint="eastAsia"/>
            <w:sz w:val="20"/>
          </w:rPr>
          <w:delText>い</w:delText>
        </w:r>
        <w:r w:rsidRPr="000B64F1" w:rsidDel="00FF69CE">
          <w:rPr>
            <w:rFonts w:ascii="Times New Roman" w:hAnsi="Times New Roman"/>
            <w:sz w:val="20"/>
          </w:rPr>
          <w:delText>慎重な</w:delText>
        </w:r>
      </w:del>
      <w:del w:id="223" w:author="響生 畠中" w:date="2025-11-05T07:28:00Z" w16du:dateUtc="2025-11-04T22:28:00Z">
        <w:r w:rsidRPr="000B64F1" w:rsidDel="00CC1AC6">
          <w:rPr>
            <w:rFonts w:ascii="Times New Roman" w:hAnsi="Times New Roman"/>
            <w:sz w:val="20"/>
          </w:rPr>
          <w:delText>挙動をする</w:delText>
        </w:r>
        <w:r w:rsidRPr="000B64F1" w:rsidDel="00CC1AC6">
          <w:rPr>
            <w:rFonts w:ascii="Times New Roman" w:hAnsi="Times New Roman"/>
            <w:sz w:val="20"/>
          </w:rPr>
          <w:delText>dAV</w:delText>
        </w:r>
        <w:r w:rsidRPr="000B64F1" w:rsidDel="00CC1AC6">
          <w:rPr>
            <w:rFonts w:ascii="Times New Roman" w:hAnsi="Times New Roman"/>
            <w:sz w:val="20"/>
          </w:rPr>
          <w:delText>（</w:delText>
        </w:r>
        <w:r w:rsidRPr="000B64F1" w:rsidDel="00CC1AC6">
          <w:rPr>
            <w:rFonts w:ascii="Times New Roman" w:hAnsi="Times New Roman"/>
            <w:sz w:val="20"/>
          </w:rPr>
          <w:delText>Discreet Autonomous Vehicle</w:delText>
        </w:r>
        <w:r w:rsidRPr="000B64F1" w:rsidDel="00CC1AC6">
          <w:rPr>
            <w:rFonts w:ascii="Times New Roman" w:hAnsi="Times New Roman"/>
            <w:sz w:val="20"/>
          </w:rPr>
          <w:delText>）の</w:delText>
        </w:r>
        <w:r w:rsidRPr="000B64F1" w:rsidDel="00CC1AC6">
          <w:rPr>
            <w:rFonts w:ascii="Times New Roman" w:hAnsi="Times New Roman"/>
            <w:sz w:val="20"/>
          </w:rPr>
          <w:delText>3</w:delText>
        </w:r>
        <w:r w:rsidRPr="000B64F1" w:rsidDel="00CC1AC6">
          <w:rPr>
            <w:rFonts w:ascii="Times New Roman" w:hAnsi="Times New Roman"/>
            <w:sz w:val="20"/>
          </w:rPr>
          <w:delText>種類の自動運転車が想定されている．しかし，例えば島田・森本</w:delText>
        </w:r>
        <w:r w:rsidRPr="000B64F1" w:rsidDel="00CC1AC6">
          <w:rPr>
            <w:rFonts w:ascii="Times New Roman" w:hAnsi="Times New Roman" w:hint="eastAsia"/>
            <w:sz w:val="20"/>
          </w:rPr>
          <w:delText>(2021)</w:delText>
        </w:r>
        <w:r w:rsidRPr="000B64F1" w:rsidDel="00CC1AC6">
          <w:rPr>
            <w:rFonts w:ascii="Times New Roman" w:hAnsi="Times New Roman" w:hint="eastAsia"/>
            <w:sz w:val="20"/>
            <w:vertAlign w:val="superscript"/>
          </w:rPr>
          <w:delText>2)</w:delText>
        </w:r>
        <w:r w:rsidRPr="000B64F1" w:rsidDel="00CC1AC6">
          <w:rPr>
            <w:rFonts w:ascii="Times New Roman" w:hAnsi="Times New Roman"/>
            <w:sz w:val="20"/>
          </w:rPr>
          <w:delText>ではそれぞれの希望速度</w:delText>
        </w:r>
      </w:del>
      <w:del w:id="224" w:author="響生 畠中" w:date="2025-11-05T14:17:00Z" w16du:dateUtc="2025-11-05T05:17:00Z">
        <w:r w:rsidRPr="000B64F1" w:rsidDel="00D1426E">
          <w:rPr>
            <w:rFonts w:ascii="Times New Roman" w:hAnsi="Times New Roman"/>
            <w:sz w:val="20"/>
          </w:rPr>
          <w:delText>の差は</w:delText>
        </w:r>
      </w:del>
      <w:del w:id="225" w:author="響生 畠中" w:date="2025-11-05T15:36:00Z" w16du:dateUtc="2025-11-05T06:36:00Z">
        <w:r w:rsidRPr="000B64F1" w:rsidDel="00121E25">
          <w:rPr>
            <w:rFonts w:ascii="Times New Roman" w:hAnsi="Times New Roman"/>
            <w:sz w:val="20"/>
          </w:rPr>
          <w:delText>5-</w:delText>
        </w:r>
      </w:del>
      <w:r w:rsidRPr="000B64F1">
        <w:rPr>
          <w:rFonts w:ascii="Times New Roman" w:hAnsi="Times New Roman"/>
          <w:sz w:val="20"/>
        </w:rPr>
        <w:t>10km/h</w:t>
      </w:r>
      <w:r w:rsidRPr="000B64F1">
        <w:rPr>
          <w:rFonts w:ascii="Times New Roman" w:hAnsi="Times New Roman"/>
          <w:sz w:val="20"/>
        </w:rPr>
        <w:t>程度であり，さらに</w:t>
      </w:r>
      <w:ins w:id="226" w:author="響生 畠中" w:date="2025-11-05T07:16:00Z" w16du:dateUtc="2025-11-04T22:16:00Z">
        <w:r w:rsidR="00FF69CE" w:rsidRPr="00740815">
          <w:rPr>
            <w:rFonts w:ascii="Times New Roman" w:hAnsi="Times New Roman" w:hint="eastAsia"/>
            <w:sz w:val="20"/>
            <w:rPrChange w:id="227" w:author="響生 畠中" w:date="2025-11-05T09:22:00Z" w16du:dateUtc="2025-11-05T00:22:00Z">
              <w:rPr>
                <w:rFonts w:ascii="Times New Roman" w:hAnsi="Times New Roman" w:hint="eastAsia"/>
                <w:sz w:val="20"/>
                <w:highlight w:val="yellow"/>
              </w:rPr>
            </w:rPrChange>
          </w:rPr>
          <w:t>低速・低加速な</w:t>
        </w:r>
      </w:ins>
      <w:del w:id="228" w:author="響生 畠中" w:date="2025-11-05T07:16:00Z" w16du:dateUtc="2025-11-04T22:16:00Z">
        <w:r w:rsidRPr="00E95547" w:rsidDel="00FF69CE">
          <w:rPr>
            <w:rFonts w:ascii="Times New Roman" w:hAnsi="Times New Roman" w:hint="eastAsia"/>
            <w:sz w:val="20"/>
            <w:highlight w:val="yellow"/>
            <w:rPrChange w:id="229" w:author="悠 長谷川" w:date="2025-11-04T21:37:00Z" w16du:dateUtc="2025-11-04T12:37:00Z">
              <w:rPr>
                <w:rFonts w:ascii="Times New Roman" w:hAnsi="Times New Roman" w:hint="eastAsia"/>
                <w:sz w:val="20"/>
              </w:rPr>
            </w:rPrChange>
          </w:rPr>
          <w:delText>慎重な</w:delText>
        </w:r>
      </w:del>
      <w:r w:rsidRPr="000B64F1">
        <w:rPr>
          <w:rFonts w:ascii="Times New Roman" w:hAnsi="Times New Roman"/>
          <w:sz w:val="20"/>
        </w:rPr>
        <w:t>設定を考慮したり，</w:t>
      </w:r>
      <w:ins w:id="230" w:author="響生 畠中" w:date="2025-11-05T07:16:00Z" w16du:dateUtc="2025-11-04T22:16:00Z">
        <w:r w:rsidR="00FF69CE" w:rsidRPr="00740815">
          <w:rPr>
            <w:rFonts w:ascii="Times New Roman" w:hAnsi="Times New Roman" w:hint="eastAsia"/>
            <w:sz w:val="20"/>
            <w:rPrChange w:id="231" w:author="響生 畠中" w:date="2025-11-05T09:22:00Z" w16du:dateUtc="2025-11-05T00:22:00Z">
              <w:rPr>
                <w:rFonts w:ascii="Times New Roman" w:hAnsi="Times New Roman" w:hint="eastAsia"/>
                <w:sz w:val="20"/>
                <w:highlight w:val="yellow"/>
              </w:rPr>
            </w:rPrChange>
          </w:rPr>
          <w:t>低速・低加速な</w:t>
        </w:r>
      </w:ins>
      <w:commentRangeStart w:id="232"/>
      <w:del w:id="233" w:author="響生 畠中" w:date="2025-11-05T07:16:00Z" w16du:dateUtc="2025-11-04T22:16:00Z">
        <w:r w:rsidRPr="00E95547" w:rsidDel="00FF69CE">
          <w:rPr>
            <w:rFonts w:ascii="Times New Roman" w:hAnsi="Times New Roman" w:hint="eastAsia"/>
            <w:sz w:val="20"/>
            <w:highlight w:val="yellow"/>
            <w:rPrChange w:id="234" w:author="悠 長谷川" w:date="2025-11-04T21:37:00Z" w16du:dateUtc="2025-11-04T12:37:00Z">
              <w:rPr>
                <w:rFonts w:ascii="Times New Roman" w:hAnsi="Times New Roman" w:hint="eastAsia"/>
                <w:sz w:val="20"/>
              </w:rPr>
            </w:rPrChange>
          </w:rPr>
          <w:delText>慎重な</w:delText>
        </w:r>
      </w:del>
      <w:r w:rsidRPr="000B64F1">
        <w:rPr>
          <w:rFonts w:ascii="Times New Roman" w:hAnsi="Times New Roman"/>
          <w:sz w:val="20"/>
        </w:rPr>
        <w:t>設定の中で異なるパラメータ設定のシナリオ比較をしたりするなど，安全性を重視したシナリオでの分析にはまだ議論の余地があると考えられる．</w:t>
      </w:r>
      <w:commentRangeEnd w:id="232"/>
      <w:r w:rsidRPr="000B64F1">
        <w:rPr>
          <w:rFonts w:ascii="Times New Roman" w:hAnsi="Times New Roman"/>
          <w:sz w:val="20"/>
        </w:rPr>
        <w:commentReference w:id="232"/>
      </w:r>
      <w:r w:rsidRPr="000B64F1">
        <w:rPr>
          <w:rFonts w:ascii="Times New Roman" w:hAnsi="Times New Roman"/>
          <w:sz w:val="20"/>
        </w:rPr>
        <w:t>また，バスに着目し</w:t>
      </w:r>
      <w:r w:rsidRPr="000B64F1">
        <w:rPr>
          <w:rFonts w:ascii="Times New Roman" w:hAnsi="Times New Roman" w:hint="eastAsia"/>
          <w:sz w:val="20"/>
        </w:rPr>
        <w:t>た混在流の研究はまだ乏しい．</w:t>
      </w:r>
    </w:p>
    <w:p w14:paraId="3593B51C" w14:textId="7216F2C7" w:rsidR="000B64F1" w:rsidRPr="000B64F1" w:rsidRDefault="000B64F1" w:rsidP="000B64F1">
      <w:pPr>
        <w:ind w:firstLineChars="100" w:firstLine="200"/>
        <w:rPr>
          <w:rFonts w:ascii="Times New Roman" w:hAnsi="Times New Roman"/>
          <w:sz w:val="20"/>
        </w:rPr>
      </w:pPr>
      <w:r w:rsidRPr="000B64F1">
        <w:rPr>
          <w:rFonts w:ascii="Times New Roman" w:hAnsi="Times New Roman"/>
          <w:sz w:val="20"/>
        </w:rPr>
        <w:t>そこで，本研究は，</w:t>
      </w:r>
      <w:ins w:id="235" w:author="悠 長谷川" w:date="2025-11-05T12:52:00Z" w16du:dateUtc="2025-11-05T03:52:00Z">
        <w:r w:rsidR="00F134B6" w:rsidRPr="000B64F1">
          <w:rPr>
            <w:rFonts w:ascii="Times New Roman" w:hAnsi="Times New Roman" w:hint="eastAsia"/>
            <w:sz w:val="20"/>
          </w:rPr>
          <w:t>希望速度が遅く，最小車頭時間の大きい</w:t>
        </w:r>
      </w:ins>
      <w:commentRangeStart w:id="236"/>
      <w:del w:id="237" w:author="響生 畠中" w:date="2025-11-05T07:29:00Z" w16du:dateUtc="2025-11-04T22:29:00Z">
        <w:r w:rsidRPr="000B64F1" w:rsidDel="00CC1AC6">
          <w:rPr>
            <w:rFonts w:ascii="Times New Roman" w:hAnsi="Times New Roman"/>
            <w:sz w:val="20"/>
          </w:rPr>
          <w:delText>自家用車よりもニーズが高いと考えられる</w:delText>
        </w:r>
      </w:del>
      <w:r w:rsidRPr="000B64F1">
        <w:rPr>
          <w:rFonts w:ascii="Times New Roman" w:hAnsi="Times New Roman"/>
          <w:sz w:val="20"/>
        </w:rPr>
        <w:t>自動運転バス</w:t>
      </w:r>
      <w:commentRangeEnd w:id="236"/>
      <w:r w:rsidR="00E0456D">
        <w:rPr>
          <w:rStyle w:val="a7"/>
        </w:rPr>
        <w:commentReference w:id="236"/>
      </w:r>
      <w:ins w:id="238" w:author="響生 畠中" w:date="2025-11-05T14:18:00Z" w16du:dateUtc="2025-11-05T05:18:00Z">
        <w:r w:rsidR="00D1426E">
          <w:rPr>
            <w:rFonts w:ascii="Times New Roman" w:hAnsi="Times New Roman" w:hint="eastAsia"/>
            <w:sz w:val="20"/>
          </w:rPr>
          <w:t>（以下</w:t>
        </w:r>
        <w:r w:rsidR="00D1426E">
          <w:rPr>
            <w:rFonts w:ascii="Times New Roman" w:hAnsi="Times New Roman" w:hint="eastAsia"/>
            <w:sz w:val="20"/>
          </w:rPr>
          <w:t>AV</w:t>
        </w:r>
        <w:r w:rsidR="00D1426E">
          <w:rPr>
            <w:rFonts w:ascii="Times New Roman" w:hAnsi="Times New Roman" w:hint="eastAsia"/>
            <w:sz w:val="20"/>
          </w:rPr>
          <w:t>バス）</w:t>
        </w:r>
      </w:ins>
      <w:del w:id="239" w:author="悠 長谷川" w:date="2025-11-05T12:54:00Z" w16du:dateUtc="2025-11-05T03:54:00Z">
        <w:r w:rsidRPr="000B64F1" w:rsidDel="00F134B6">
          <w:rPr>
            <w:rFonts w:ascii="Times New Roman" w:hAnsi="Times New Roman"/>
            <w:sz w:val="20"/>
          </w:rPr>
          <w:delText>（以下，</w:delText>
        </w:r>
        <w:r w:rsidRPr="000B64F1" w:rsidDel="00F134B6">
          <w:rPr>
            <w:rFonts w:ascii="Times New Roman" w:hAnsi="Times New Roman"/>
            <w:sz w:val="20"/>
          </w:rPr>
          <w:delText>AV</w:delText>
        </w:r>
        <w:r w:rsidRPr="000B64F1" w:rsidDel="00F134B6">
          <w:rPr>
            <w:rFonts w:ascii="Times New Roman" w:hAnsi="Times New Roman"/>
            <w:sz w:val="20"/>
          </w:rPr>
          <w:delText>バス）</w:delText>
        </w:r>
      </w:del>
      <w:r w:rsidRPr="000B64F1">
        <w:rPr>
          <w:rFonts w:ascii="Times New Roman" w:hAnsi="Times New Roman"/>
          <w:sz w:val="20"/>
        </w:rPr>
        <w:t>と</w:t>
      </w:r>
      <w:r w:rsidRPr="000B64F1">
        <w:rPr>
          <w:rFonts w:ascii="Times New Roman" w:hAnsi="Times New Roman"/>
          <w:sz w:val="20"/>
        </w:rPr>
        <w:t>MVs</w:t>
      </w:r>
      <w:r w:rsidRPr="000B64F1">
        <w:rPr>
          <w:rFonts w:ascii="Times New Roman" w:hAnsi="Times New Roman"/>
          <w:sz w:val="20"/>
        </w:rPr>
        <w:t>の混在に注目する．また，ネットワーク全体での影響に加えて，鰐部ら</w:t>
      </w:r>
      <w:ins w:id="240" w:author="響生 畠中" w:date="2025-11-05T14:19:00Z" w16du:dateUtc="2025-11-05T05:19:00Z">
        <w:r w:rsidR="00D1426E" w:rsidRPr="00D1426E">
          <w:rPr>
            <w:rFonts w:ascii="Times New Roman" w:hAnsi="Times New Roman"/>
            <w:sz w:val="20"/>
            <w:vertAlign w:val="superscript"/>
            <w:rPrChange w:id="241" w:author="響生 畠中" w:date="2025-11-05T14:19:00Z" w16du:dateUtc="2025-11-05T05:19:00Z">
              <w:rPr>
                <w:rFonts w:ascii="Times New Roman" w:hAnsi="Times New Roman"/>
                <w:sz w:val="20"/>
              </w:rPr>
            </w:rPrChange>
          </w:rPr>
          <w:fldChar w:fldCharType="begin"/>
        </w:r>
        <w:r w:rsidR="00D1426E" w:rsidRPr="00D1426E">
          <w:rPr>
            <w:rFonts w:ascii="Times New Roman" w:hAnsi="Times New Roman"/>
            <w:sz w:val="20"/>
            <w:vertAlign w:val="superscript"/>
            <w:rPrChange w:id="242" w:author="響生 畠中" w:date="2025-11-05T14:19:00Z" w16du:dateUtc="2025-11-05T05:19:00Z">
              <w:rPr>
                <w:rFonts w:ascii="Times New Roman" w:hAnsi="Times New Roman"/>
                <w:sz w:val="20"/>
              </w:rPr>
            </w:rPrChange>
          </w:rPr>
          <w:instrText xml:space="preserve"> REF ref4 \h </w:instrText>
        </w:r>
      </w:ins>
      <w:r w:rsidR="00D1426E">
        <w:rPr>
          <w:rFonts w:ascii="Times New Roman" w:hAnsi="Times New Roman"/>
          <w:sz w:val="20"/>
          <w:vertAlign w:val="superscript"/>
        </w:rPr>
        <w:instrText xml:space="preserve"> \* MERGEFORMAT </w:instrText>
      </w:r>
      <w:r w:rsidR="00D1426E" w:rsidRPr="00D743BB">
        <w:rPr>
          <w:rFonts w:ascii="Times New Roman" w:hAnsi="Times New Roman"/>
          <w:sz w:val="20"/>
          <w:vertAlign w:val="superscript"/>
        </w:rPr>
      </w:r>
      <w:ins w:id="243" w:author="響生 畠中" w:date="2025-11-05T14:19:00Z" w16du:dateUtc="2025-11-05T05:19:00Z">
        <w:r w:rsidR="00D1426E" w:rsidRPr="00D1426E">
          <w:rPr>
            <w:rFonts w:ascii="Times New Roman" w:hAnsi="Times New Roman"/>
            <w:sz w:val="20"/>
            <w:vertAlign w:val="superscript"/>
            <w:rPrChange w:id="244" w:author="響生 畠中" w:date="2025-11-05T14:19:00Z" w16du:dateUtc="2025-11-05T05:19:00Z">
              <w:rPr>
                <w:rFonts w:ascii="Times New Roman" w:hAnsi="Times New Roman"/>
                <w:sz w:val="20"/>
              </w:rPr>
            </w:rPrChange>
          </w:rPr>
          <w:fldChar w:fldCharType="separate"/>
        </w:r>
      </w:ins>
      <w:ins w:id="245" w:author="響生 畠中" w:date="2025-11-05T19:34:00Z" w16du:dateUtc="2025-11-05T10:34:00Z">
        <w:r w:rsidR="00970F35" w:rsidRPr="00970F35">
          <w:rPr>
            <w:rFonts w:ascii="Times New Roman" w:hAnsi="Times New Roman" w:hint="eastAsia"/>
            <w:sz w:val="20"/>
            <w:vertAlign w:val="superscript"/>
            <w:rPrChange w:id="246" w:author="響生 畠中" w:date="2025-11-05T19:34:00Z" w16du:dateUtc="2025-11-05T10:34:00Z">
              <w:rPr>
                <w:rFonts w:ascii="Times New Roman" w:hAnsi="Times New Roman" w:hint="eastAsia"/>
                <w:sz w:val="20"/>
              </w:rPr>
            </w:rPrChange>
          </w:rPr>
          <w:t>4)</w:t>
        </w:r>
      </w:ins>
      <w:ins w:id="247" w:author="響生 畠中" w:date="2025-11-05T14:19:00Z" w16du:dateUtc="2025-11-05T05:19:00Z">
        <w:r w:rsidR="00D1426E" w:rsidRPr="00D1426E">
          <w:rPr>
            <w:rFonts w:ascii="Times New Roman" w:hAnsi="Times New Roman"/>
            <w:sz w:val="20"/>
            <w:vertAlign w:val="superscript"/>
            <w:rPrChange w:id="248" w:author="響生 畠中" w:date="2025-11-05T14:19:00Z" w16du:dateUtc="2025-11-05T05:19:00Z">
              <w:rPr>
                <w:rFonts w:ascii="Times New Roman" w:hAnsi="Times New Roman"/>
                <w:sz w:val="20"/>
              </w:rPr>
            </w:rPrChange>
          </w:rPr>
          <w:fldChar w:fldCharType="end"/>
        </w:r>
      </w:ins>
      <w:del w:id="249" w:author="響生 畠中" w:date="2025-11-05T14:19:00Z" w16du:dateUtc="2025-11-05T05:19:00Z">
        <w:r w:rsidRPr="000B64F1" w:rsidDel="00D1426E">
          <w:rPr>
            <w:rFonts w:ascii="Times New Roman" w:hAnsi="Times New Roman" w:hint="eastAsia"/>
            <w:sz w:val="20"/>
            <w:vertAlign w:val="superscript"/>
          </w:rPr>
          <w:delText>4</w:delText>
        </w:r>
        <w:r w:rsidRPr="000B64F1" w:rsidDel="00D1426E">
          <w:rPr>
            <w:rFonts w:ascii="Times New Roman" w:hAnsi="Times New Roman"/>
            <w:sz w:val="20"/>
            <w:vertAlign w:val="superscript"/>
          </w:rPr>
          <w:delText>)</w:delText>
        </w:r>
      </w:del>
      <w:r w:rsidRPr="000B64F1">
        <w:rPr>
          <w:rFonts w:ascii="Times New Roman" w:hAnsi="Times New Roman"/>
          <w:sz w:val="20"/>
        </w:rPr>
        <w:t>のような交差点や特定のリンクといった局所的な影響の両方を分析する．また，ラッシュ時と閑散時の違いなど時間帯による違いにも注目して分析する．</w:t>
      </w:r>
      <w:r w:rsidRPr="000B64F1" w:rsidDel="004D0D87">
        <w:rPr>
          <w:rFonts w:ascii="Times New Roman" w:hAnsi="Times New Roman"/>
          <w:sz w:val="20"/>
        </w:rPr>
        <w:t xml:space="preserve"> </w:t>
      </w:r>
    </w:p>
    <w:p w14:paraId="7E97B3D5" w14:textId="77777777" w:rsidR="000B64F1" w:rsidRPr="000B64F1" w:rsidRDefault="000B64F1" w:rsidP="000B64F1">
      <w:pPr>
        <w:rPr>
          <w:rFonts w:ascii="Times New Roman" w:hAnsi="Times New Roman"/>
          <w:sz w:val="20"/>
        </w:rPr>
      </w:pPr>
    </w:p>
    <w:p w14:paraId="1CDAE938" w14:textId="77777777" w:rsidR="000B64F1" w:rsidRPr="000B64F1" w:rsidRDefault="000B64F1" w:rsidP="000B64F1">
      <w:pPr>
        <w:rPr>
          <w:rFonts w:ascii="ＭＳ ゴシック" w:eastAsia="ＭＳ ゴシック" w:hAnsi="ＭＳ ゴシック"/>
          <w:sz w:val="20"/>
        </w:rPr>
      </w:pPr>
      <w:r w:rsidRPr="000B64F1">
        <w:rPr>
          <w:rFonts w:ascii="ＭＳ ゴシック" w:eastAsia="ＭＳ ゴシック" w:hAnsi="ＭＳ ゴシック" w:hint="eastAsia"/>
          <w:sz w:val="20"/>
        </w:rPr>
        <w:t>3. 本研究の手法</w:t>
      </w:r>
      <w:bookmarkStart w:id="250" w:name="_Hlk211931649"/>
    </w:p>
    <w:p w14:paraId="1531C01F" w14:textId="77777777" w:rsidR="000B64F1" w:rsidDel="00D1426E" w:rsidRDefault="000B64F1" w:rsidP="00D1426E">
      <w:pPr>
        <w:rPr>
          <w:del w:id="251" w:author="響生 畠中" w:date="2025-11-05T14:23:00Z" w16du:dateUtc="2025-11-05T05:23:00Z"/>
          <w:rFonts w:ascii="Times New Roman" w:hAnsi="Times New Roman"/>
          <w:sz w:val="20"/>
        </w:rPr>
      </w:pPr>
      <w:r w:rsidRPr="000B64F1">
        <w:rPr>
          <w:rFonts w:ascii="ＭＳ ゴシック" w:eastAsia="ＭＳ ゴシック" w:hAnsi="ＭＳ ゴシック"/>
          <w:sz w:val="20"/>
        </w:rPr>
        <w:t>3-1.</w:t>
      </w:r>
      <w:commentRangeStart w:id="252"/>
      <w:r w:rsidRPr="000B64F1">
        <w:rPr>
          <w:rFonts w:ascii="ＭＳ ゴシック" w:eastAsia="ＭＳ ゴシック" w:hAnsi="ＭＳ ゴシック"/>
          <w:sz w:val="20"/>
        </w:rPr>
        <w:t>対象ネットワーク</w:t>
      </w:r>
      <w:commentRangeEnd w:id="252"/>
      <w:r w:rsidRPr="000B64F1">
        <w:rPr>
          <w:rFonts w:ascii="ＭＳ ゴシック" w:eastAsia="ＭＳ ゴシック" w:hAnsi="ＭＳ ゴシック"/>
          <w:sz w:val="20"/>
        </w:rPr>
        <w:commentReference w:id="252"/>
      </w:r>
    </w:p>
    <w:p w14:paraId="6C810E4E" w14:textId="77777777" w:rsidR="00D1426E" w:rsidRPr="000B64F1" w:rsidRDefault="00D1426E" w:rsidP="000B64F1">
      <w:pPr>
        <w:rPr>
          <w:ins w:id="253" w:author="響生 畠中" w:date="2025-11-05T14:23:00Z" w16du:dateUtc="2025-11-05T05:23:00Z"/>
          <w:rFonts w:ascii="ＭＳ ゴシック" w:eastAsia="ＭＳ ゴシック" w:hAnsi="ＭＳ ゴシック"/>
          <w:sz w:val="20"/>
        </w:rPr>
      </w:pPr>
    </w:p>
    <w:p w14:paraId="47B23787" w14:textId="42D418F7" w:rsidR="00E0456D" w:rsidRPr="009A512C" w:rsidDel="00A24A65" w:rsidRDefault="000B64F1">
      <w:pPr>
        <w:ind w:firstLine="100"/>
        <w:rPr>
          <w:del w:id="254" w:author="響生 畠中" w:date="2025-11-05T09:30:00Z" w16du:dateUtc="2025-11-05T00:30:00Z"/>
          <w:rFonts w:ascii="Times New Roman" w:hAnsi="Times New Roman"/>
          <w:sz w:val="20"/>
          <w:szCs w:val="20"/>
        </w:rPr>
        <w:pPrChange w:id="255" w:author="響生 畠中" w:date="2025-11-05T17:55:00Z" w16du:dateUtc="2025-11-05T08:55:00Z">
          <w:pPr>
            <w:keepNext/>
          </w:pPr>
        </w:pPrChange>
      </w:pPr>
      <w:bookmarkStart w:id="256" w:name="_Hlk211870754"/>
      <w:bookmarkStart w:id="257" w:name="_Hlk211874505"/>
      <w:bookmarkStart w:id="258" w:name="_Hlk211879179"/>
      <w:bookmarkEnd w:id="250"/>
      <w:r w:rsidRPr="009A512C">
        <w:rPr>
          <w:rFonts w:ascii="Times New Roman" w:hAnsi="Times New Roman"/>
          <w:sz w:val="20"/>
          <w:szCs w:val="20"/>
        </w:rPr>
        <w:t>本研究では，</w:t>
      </w:r>
      <w:commentRangeStart w:id="259"/>
      <w:commentRangeStart w:id="260"/>
      <w:r w:rsidRPr="009A512C">
        <w:rPr>
          <w:rFonts w:ascii="Times New Roman" w:hAnsi="Times New Roman"/>
          <w:sz w:val="20"/>
          <w:szCs w:val="20"/>
        </w:rPr>
        <w:t>柏の葉キャンパス駅と東京大学柏キャンパスを中心とする東西</w:t>
      </w:r>
      <w:r w:rsidRPr="009A512C">
        <w:rPr>
          <w:rFonts w:ascii="Times New Roman" w:hAnsi="Times New Roman"/>
          <w:sz w:val="20"/>
          <w:szCs w:val="20"/>
        </w:rPr>
        <w:t xml:space="preserve">2.6km, </w:t>
      </w:r>
      <w:r w:rsidRPr="009A512C">
        <w:rPr>
          <w:rFonts w:ascii="Times New Roman" w:hAnsi="Times New Roman"/>
          <w:sz w:val="20"/>
          <w:szCs w:val="20"/>
        </w:rPr>
        <w:t>南北</w:t>
      </w:r>
      <w:r w:rsidRPr="009A512C">
        <w:rPr>
          <w:rFonts w:ascii="Times New Roman" w:hAnsi="Times New Roman"/>
          <w:sz w:val="20"/>
          <w:szCs w:val="20"/>
        </w:rPr>
        <w:t>2.0km</w:t>
      </w:r>
      <w:r w:rsidRPr="009A512C">
        <w:rPr>
          <w:rFonts w:ascii="Times New Roman" w:hAnsi="Times New Roman"/>
          <w:sz w:val="20"/>
          <w:szCs w:val="20"/>
        </w:rPr>
        <w:t>四方のネットワークを対象とした．</w:t>
      </w:r>
      <w:commentRangeEnd w:id="259"/>
      <w:r w:rsidRPr="009A512C">
        <w:rPr>
          <w:rFonts w:ascii="Times New Roman" w:hAnsi="Times New Roman"/>
          <w:sz w:val="20"/>
          <w:szCs w:val="20"/>
        </w:rPr>
        <w:commentReference w:id="259"/>
      </w:r>
      <w:commentRangeEnd w:id="260"/>
      <w:r w:rsidRPr="009A512C">
        <w:rPr>
          <w:rFonts w:ascii="Times New Roman" w:hAnsi="Times New Roman"/>
          <w:sz w:val="20"/>
          <w:szCs w:val="20"/>
        </w:rPr>
        <w:commentReference w:id="260"/>
      </w:r>
      <w:del w:id="261" w:author="悠 長谷川" w:date="2025-11-04T21:41:00Z" w16du:dateUtc="2025-11-04T12:41:00Z">
        <w:r w:rsidRPr="009A512C" w:rsidDel="00E0456D">
          <w:rPr>
            <w:rFonts w:ascii="Times New Roman" w:hAnsi="Times New Roman"/>
            <w:sz w:val="20"/>
            <w:szCs w:val="20"/>
          </w:rPr>
          <w:delText>エリアの選定理由は</w:delText>
        </w:r>
        <w:r w:rsidRPr="009A512C" w:rsidDel="00E0456D">
          <w:rPr>
            <w:rFonts w:ascii="Times New Roman" w:hAnsi="Times New Roman"/>
            <w:sz w:val="20"/>
            <w:szCs w:val="20"/>
          </w:rPr>
          <w:delText>2</w:delText>
        </w:r>
        <w:r w:rsidRPr="009A512C" w:rsidDel="00E0456D">
          <w:rPr>
            <w:rFonts w:ascii="Times New Roman" w:hAnsi="Times New Roman"/>
            <w:sz w:val="20"/>
            <w:szCs w:val="20"/>
          </w:rPr>
          <w:delText>つある．</w:delText>
        </w:r>
        <w:r w:rsidRPr="009A512C" w:rsidDel="00E0456D">
          <w:rPr>
            <w:rFonts w:ascii="Times New Roman" w:hAnsi="Times New Roman" w:hint="eastAsia"/>
            <w:sz w:val="20"/>
            <w:szCs w:val="20"/>
          </w:rPr>
          <w:delText>まず，</w:delText>
        </w:r>
      </w:del>
      <w:r w:rsidRPr="009A512C">
        <w:rPr>
          <w:rFonts w:ascii="Times New Roman" w:hAnsi="Times New Roman" w:hint="eastAsia"/>
          <w:sz w:val="20"/>
          <w:szCs w:val="20"/>
        </w:rPr>
        <w:t>交通量の少ない過疎地域や信号の影響がない高速道路ではなく，バスと他の車の混在が十分に発生しうる一般道</w:t>
      </w:r>
      <w:ins w:id="262" w:author="悠 長谷川" w:date="2025-11-04T21:41:00Z" w16du:dateUtc="2025-11-04T12:41:00Z">
        <w:r w:rsidR="00E0456D" w:rsidRPr="009A512C">
          <w:rPr>
            <w:rFonts w:ascii="Times New Roman" w:hAnsi="Times New Roman" w:hint="eastAsia"/>
            <w:sz w:val="20"/>
            <w:szCs w:val="20"/>
          </w:rPr>
          <w:t>であり，</w:t>
        </w:r>
      </w:ins>
      <w:del w:id="263" w:author="悠 長谷川" w:date="2025-11-04T21:42:00Z" w16du:dateUtc="2025-11-04T12:42:00Z">
        <w:r w:rsidRPr="009A512C" w:rsidDel="00E0456D">
          <w:rPr>
            <w:rFonts w:ascii="Times New Roman" w:hAnsi="Times New Roman" w:hint="eastAsia"/>
            <w:sz w:val="20"/>
            <w:szCs w:val="20"/>
          </w:rPr>
          <w:delText>を対象とした．</w:delText>
        </w:r>
      </w:del>
      <w:r w:rsidRPr="009A512C">
        <w:rPr>
          <w:rFonts w:ascii="Times New Roman" w:hAnsi="Times New Roman" w:hint="eastAsia"/>
          <w:sz w:val="20"/>
          <w:szCs w:val="20"/>
        </w:rPr>
        <w:t>また，現在この</w:t>
      </w:r>
      <w:del w:id="264" w:author="悠 長谷川" w:date="2025-11-04T21:42:00Z" w16du:dateUtc="2025-11-04T12:42:00Z">
        <w:r w:rsidRPr="009A512C" w:rsidDel="00E0456D">
          <w:rPr>
            <w:rFonts w:ascii="Times New Roman" w:hAnsi="Times New Roman" w:hint="eastAsia"/>
            <w:sz w:val="20"/>
            <w:szCs w:val="20"/>
          </w:rPr>
          <w:delText>柏の葉</w:delText>
        </w:r>
      </w:del>
      <w:r w:rsidRPr="009A512C">
        <w:rPr>
          <w:rFonts w:ascii="Times New Roman" w:hAnsi="Times New Roman" w:hint="eastAsia"/>
          <w:sz w:val="20"/>
          <w:szCs w:val="20"/>
        </w:rPr>
        <w:t>エリアで</w:t>
      </w:r>
      <w:del w:id="265" w:author="悠 長谷川" w:date="2025-11-04T21:42:00Z" w16du:dateUtc="2025-11-04T12:42:00Z">
        <w:r w:rsidRPr="009A512C" w:rsidDel="00E0456D">
          <w:rPr>
            <w:rFonts w:ascii="Times New Roman" w:hAnsi="Times New Roman" w:hint="eastAsia"/>
            <w:sz w:val="20"/>
            <w:szCs w:val="20"/>
          </w:rPr>
          <w:delText>は</w:delText>
        </w:r>
      </w:del>
      <w:ins w:id="266" w:author="悠 長谷川" w:date="2025-11-05T12:41:00Z" w16du:dateUtc="2025-11-05T03:41:00Z">
        <w:r w:rsidR="0074606C" w:rsidRPr="009A512C">
          <w:rPr>
            <w:rFonts w:ascii="Times New Roman" w:hAnsi="Times New Roman"/>
            <w:sz w:val="20"/>
            <w:szCs w:val="20"/>
          </w:rPr>
          <w:t>AV</w:t>
        </w:r>
      </w:ins>
      <w:del w:id="267" w:author="悠 長谷川" w:date="2025-11-05T12:41:00Z" w16du:dateUtc="2025-11-05T03:41:00Z">
        <w:r w:rsidRPr="009A512C" w:rsidDel="0074606C">
          <w:rPr>
            <w:rFonts w:ascii="Times New Roman" w:hAnsi="Times New Roman" w:hint="eastAsia"/>
            <w:sz w:val="20"/>
            <w:szCs w:val="20"/>
          </w:rPr>
          <w:delText>自動運転</w:delText>
        </w:r>
      </w:del>
      <w:r w:rsidRPr="009A512C">
        <w:rPr>
          <w:rFonts w:ascii="Times New Roman" w:hAnsi="Times New Roman" w:hint="eastAsia"/>
          <w:sz w:val="20"/>
          <w:szCs w:val="20"/>
        </w:rPr>
        <w:t>バスの実証実験が進められて</w:t>
      </w:r>
      <w:del w:id="268" w:author="悠 長谷川" w:date="2025-11-04T21:42:00Z" w16du:dateUtc="2025-11-04T12:42:00Z">
        <w:r w:rsidRPr="009A512C" w:rsidDel="00E0456D">
          <w:rPr>
            <w:rFonts w:ascii="Times New Roman" w:hAnsi="Times New Roman" w:hint="eastAsia"/>
            <w:sz w:val="20"/>
            <w:szCs w:val="20"/>
          </w:rPr>
          <w:delText>おり</w:delText>
        </w:r>
      </w:del>
      <w:ins w:id="269" w:author="悠 長谷川" w:date="2025-11-04T21:42:00Z" w16du:dateUtc="2025-11-04T12:42:00Z">
        <w:r w:rsidR="00E0456D" w:rsidRPr="009A512C">
          <w:rPr>
            <w:rFonts w:ascii="Times New Roman" w:hAnsi="Times New Roman" w:hint="eastAsia"/>
            <w:sz w:val="20"/>
            <w:szCs w:val="20"/>
          </w:rPr>
          <w:t>いるため</w:t>
        </w:r>
      </w:ins>
      <w:r w:rsidRPr="009A512C">
        <w:rPr>
          <w:rFonts w:ascii="Times New Roman" w:hAnsi="Times New Roman" w:hint="eastAsia"/>
          <w:sz w:val="20"/>
          <w:szCs w:val="20"/>
        </w:rPr>
        <w:t>，</w:t>
      </w:r>
      <w:ins w:id="270" w:author="悠 長谷川" w:date="2025-11-04T21:41:00Z" w16du:dateUtc="2025-11-04T12:41:00Z">
        <w:r w:rsidR="00E0456D" w:rsidRPr="009A512C">
          <w:rPr>
            <w:rFonts w:ascii="Times New Roman" w:hAnsi="Times New Roman" w:hint="eastAsia"/>
            <w:sz w:val="20"/>
            <w:szCs w:val="20"/>
          </w:rPr>
          <w:t>シナリオの前提や</w:t>
        </w:r>
      </w:ins>
      <w:del w:id="271" w:author="悠 長谷川" w:date="2025-11-04T21:41:00Z" w16du:dateUtc="2025-11-04T12:41:00Z">
        <w:r w:rsidRPr="009A512C" w:rsidDel="00E0456D">
          <w:rPr>
            <w:rFonts w:ascii="Times New Roman" w:hAnsi="Times New Roman" w:hint="eastAsia"/>
            <w:sz w:val="20"/>
            <w:szCs w:val="20"/>
          </w:rPr>
          <w:delText>本</w:delText>
        </w:r>
      </w:del>
      <w:r w:rsidRPr="009A512C">
        <w:rPr>
          <w:rFonts w:ascii="Times New Roman" w:hAnsi="Times New Roman" w:hint="eastAsia"/>
          <w:sz w:val="20"/>
          <w:szCs w:val="20"/>
        </w:rPr>
        <w:t>シミュレーション</w:t>
      </w:r>
      <w:ins w:id="272" w:author="悠 長谷川" w:date="2025-11-04T21:41:00Z" w16du:dateUtc="2025-11-04T12:41:00Z">
        <w:r w:rsidR="00E0456D" w:rsidRPr="009A512C">
          <w:rPr>
            <w:rFonts w:ascii="Times New Roman" w:hAnsi="Times New Roman" w:hint="eastAsia"/>
            <w:sz w:val="20"/>
            <w:szCs w:val="20"/>
          </w:rPr>
          <w:t>に必要なデータが揃っている</w:t>
        </w:r>
      </w:ins>
      <w:ins w:id="273" w:author="悠 長谷川" w:date="2025-11-04T21:42:00Z" w16du:dateUtc="2025-11-04T12:42:00Z">
        <w:r w:rsidR="00E0456D" w:rsidRPr="009A512C">
          <w:rPr>
            <w:rFonts w:ascii="Times New Roman" w:hAnsi="Times New Roman" w:hint="eastAsia"/>
            <w:sz w:val="20"/>
            <w:szCs w:val="20"/>
          </w:rPr>
          <w:t>ことが対象地選定の理由である</w:t>
        </w:r>
      </w:ins>
      <w:ins w:id="274" w:author="悠 長谷川" w:date="2025-11-04T21:41:00Z" w16du:dateUtc="2025-11-04T12:41:00Z">
        <w:r w:rsidR="00E0456D" w:rsidRPr="009A512C">
          <w:rPr>
            <w:rFonts w:ascii="Times New Roman" w:hAnsi="Times New Roman" w:hint="eastAsia"/>
            <w:sz w:val="20"/>
            <w:szCs w:val="20"/>
          </w:rPr>
          <w:t>．</w:t>
        </w:r>
      </w:ins>
      <w:ins w:id="275" w:author="悠 長谷川" w:date="2025-11-04T21:42:00Z" w16du:dateUtc="2025-11-04T12:42:00Z">
        <w:r w:rsidR="00E0456D" w:rsidRPr="009A512C">
          <w:rPr>
            <w:rFonts w:ascii="Times New Roman" w:hAnsi="Times New Roman" w:hint="eastAsia"/>
            <w:sz w:val="20"/>
            <w:szCs w:val="20"/>
          </w:rPr>
          <w:t>対象地の</w:t>
        </w:r>
      </w:ins>
      <w:del w:id="276" w:author="悠 長谷川" w:date="2025-11-04T21:41:00Z" w16du:dateUtc="2025-11-04T12:41:00Z">
        <w:r w:rsidRPr="009A512C" w:rsidDel="00E0456D">
          <w:rPr>
            <w:rFonts w:ascii="Times New Roman" w:hAnsi="Times New Roman" w:hint="eastAsia"/>
            <w:sz w:val="20"/>
            <w:szCs w:val="20"/>
          </w:rPr>
          <w:delText>がこの実証実験に何らかの示唆を与えることを期待した．</w:delText>
        </w:r>
      </w:del>
      <w:del w:id="277" w:author="悠 長谷川" w:date="2025-11-04T21:42:00Z" w16du:dateUtc="2025-11-04T12:42:00Z">
        <w:r w:rsidRPr="009A512C" w:rsidDel="00E0456D">
          <w:rPr>
            <w:rFonts w:ascii="Times New Roman" w:hAnsi="Times New Roman"/>
            <w:sz w:val="20"/>
            <w:szCs w:val="20"/>
          </w:rPr>
          <w:delText>作成した</w:delText>
        </w:r>
      </w:del>
      <w:r w:rsidRPr="009A512C">
        <w:rPr>
          <w:rFonts w:ascii="Times New Roman" w:hAnsi="Times New Roman"/>
          <w:sz w:val="20"/>
          <w:szCs w:val="20"/>
        </w:rPr>
        <w:t>ネットワーク</w:t>
      </w:r>
      <w:del w:id="278" w:author="悠 長谷川" w:date="2025-11-05T12:41:00Z" w16du:dateUtc="2025-11-05T03:41:00Z">
        <w:r w:rsidRPr="009A512C" w:rsidDel="0074606C">
          <w:rPr>
            <w:rFonts w:ascii="Times New Roman" w:hAnsi="Times New Roman"/>
            <w:sz w:val="20"/>
            <w:szCs w:val="20"/>
          </w:rPr>
          <w:delText>図</w:delText>
        </w:r>
      </w:del>
      <w:r w:rsidRPr="009A512C">
        <w:rPr>
          <w:rFonts w:ascii="Times New Roman" w:hAnsi="Times New Roman"/>
          <w:sz w:val="20"/>
          <w:szCs w:val="20"/>
        </w:rPr>
        <w:t>を</w:t>
      </w:r>
      <w:ins w:id="279" w:author="響生 畠中" w:date="2025-11-05T14:19:00Z" w16du:dateUtc="2025-11-05T05:19:00Z">
        <w:r w:rsidR="00D1426E" w:rsidRPr="009A512C">
          <w:rPr>
            <w:rFonts w:ascii="Times New Roman" w:hAnsi="Times New Roman"/>
            <w:b/>
            <w:bCs/>
            <w:sz w:val="20"/>
            <w:szCs w:val="20"/>
            <w:rPrChange w:id="280" w:author="響生 畠中" w:date="2025-11-05T18:13:00Z" w16du:dateUtc="2025-11-05T09:13:00Z">
              <w:rPr>
                <w:rFonts w:ascii="Times New Roman" w:hAnsi="Times New Roman"/>
                <w:sz w:val="20"/>
              </w:rPr>
            </w:rPrChange>
          </w:rPr>
          <w:fldChar w:fldCharType="begin"/>
        </w:r>
        <w:r w:rsidR="00D1426E" w:rsidRPr="009A512C">
          <w:rPr>
            <w:rFonts w:ascii="Times New Roman" w:hAnsi="Times New Roman"/>
            <w:b/>
            <w:bCs/>
            <w:sz w:val="20"/>
            <w:szCs w:val="20"/>
            <w:rPrChange w:id="281" w:author="響生 畠中" w:date="2025-11-05T18:13:00Z" w16du:dateUtc="2025-11-05T09:13:00Z">
              <w:rPr>
                <w:rFonts w:ascii="Times New Roman" w:hAnsi="Times New Roman"/>
                <w:sz w:val="20"/>
              </w:rPr>
            </w:rPrChange>
          </w:rPr>
          <w:instrText xml:space="preserve"> REF _Ref213244805 \h </w:instrText>
        </w:r>
      </w:ins>
      <w:r w:rsidR="00D1426E" w:rsidRPr="009A512C">
        <w:rPr>
          <w:rFonts w:ascii="Times New Roman" w:hAnsi="Times New Roman"/>
          <w:b/>
          <w:bCs/>
          <w:sz w:val="20"/>
          <w:szCs w:val="20"/>
        </w:rPr>
        <w:instrText xml:space="preserve"> \* MERGEFORMAT </w:instrText>
      </w:r>
      <w:r w:rsidR="00D1426E" w:rsidRPr="00D743BB">
        <w:rPr>
          <w:rFonts w:ascii="Times New Roman" w:hAnsi="Times New Roman"/>
          <w:b/>
          <w:bCs/>
          <w:sz w:val="20"/>
          <w:szCs w:val="20"/>
        </w:rPr>
      </w:r>
      <w:ins w:id="282" w:author="響生 畠中" w:date="2025-11-05T14:19:00Z" w16du:dateUtc="2025-11-05T05:19:00Z">
        <w:r w:rsidR="00D1426E" w:rsidRPr="009A512C">
          <w:rPr>
            <w:rFonts w:ascii="Times New Roman" w:hAnsi="Times New Roman"/>
            <w:b/>
            <w:bCs/>
            <w:sz w:val="20"/>
            <w:szCs w:val="20"/>
            <w:rPrChange w:id="283" w:author="響生 畠中" w:date="2025-11-05T18:13:00Z" w16du:dateUtc="2025-11-05T09:13:00Z">
              <w:rPr>
                <w:rFonts w:ascii="Times New Roman" w:hAnsi="Times New Roman"/>
                <w:sz w:val="20"/>
              </w:rPr>
            </w:rPrChange>
          </w:rPr>
          <w:fldChar w:fldCharType="separate"/>
        </w:r>
      </w:ins>
      <w:ins w:id="284" w:author="響生 畠中" w:date="2025-11-05T19:34:00Z" w16du:dateUtc="2025-11-05T10:34:00Z">
        <w:r w:rsidR="00970F35" w:rsidRPr="00970F35">
          <w:rPr>
            <w:rFonts w:ascii="Times New Roman" w:hAnsi="Times New Roman" w:hint="eastAsia"/>
            <w:b/>
            <w:bCs/>
            <w:sz w:val="20"/>
            <w:szCs w:val="20"/>
            <w:rPrChange w:id="285" w:author="響生 畠中" w:date="2025-11-05T19:34:00Z" w16du:dateUtc="2025-11-05T10:34:00Z">
              <w:rPr>
                <w:rFonts w:hint="eastAsia"/>
                <w:sz w:val="20"/>
                <w:szCs w:val="20"/>
              </w:rPr>
            </w:rPrChange>
          </w:rPr>
          <w:t>図</w:t>
        </w:r>
        <w:r w:rsidR="00970F35" w:rsidRPr="00970F35">
          <w:rPr>
            <w:rFonts w:ascii="Times New Roman" w:hAnsi="Times New Roman"/>
            <w:b/>
            <w:bCs/>
            <w:sz w:val="20"/>
            <w:szCs w:val="20"/>
            <w:rPrChange w:id="286" w:author="響生 畠中" w:date="2025-11-05T19:34:00Z" w16du:dateUtc="2025-11-05T10:34:00Z">
              <w:rPr>
                <w:rFonts w:ascii="Times New Roman" w:hAnsi="Times New Roman"/>
                <w:noProof/>
                <w:sz w:val="20"/>
                <w:szCs w:val="20"/>
              </w:rPr>
            </w:rPrChange>
          </w:rPr>
          <w:t>1</w:t>
        </w:r>
      </w:ins>
      <w:ins w:id="287" w:author="響生 畠中" w:date="2025-11-05T14:19:00Z" w16du:dateUtc="2025-11-05T05:19:00Z">
        <w:r w:rsidR="00D1426E" w:rsidRPr="009A512C">
          <w:rPr>
            <w:rFonts w:ascii="Times New Roman" w:hAnsi="Times New Roman"/>
            <w:b/>
            <w:bCs/>
            <w:sz w:val="20"/>
            <w:szCs w:val="20"/>
            <w:rPrChange w:id="288" w:author="響生 畠中" w:date="2025-11-05T18:13:00Z" w16du:dateUtc="2025-11-05T09:13:00Z">
              <w:rPr>
                <w:rFonts w:ascii="Times New Roman" w:hAnsi="Times New Roman"/>
                <w:sz w:val="20"/>
              </w:rPr>
            </w:rPrChange>
          </w:rPr>
          <w:fldChar w:fldCharType="end"/>
        </w:r>
      </w:ins>
      <w:del w:id="289" w:author="響生 畠中" w:date="2025-11-05T14:19:00Z" w16du:dateUtc="2025-11-05T05:19:00Z">
        <w:r w:rsidRPr="009A512C" w:rsidDel="00D1426E">
          <w:rPr>
            <w:rFonts w:ascii="Times New Roman" w:hAnsi="Times New Roman" w:hint="eastAsia"/>
            <w:b/>
            <w:bCs/>
            <w:sz w:val="20"/>
            <w:szCs w:val="20"/>
          </w:rPr>
          <w:delText>図</w:delText>
        </w:r>
        <w:r w:rsidRPr="009A512C" w:rsidDel="00D1426E">
          <w:rPr>
            <w:rFonts w:ascii="Times New Roman" w:hAnsi="Times New Roman"/>
            <w:b/>
            <w:bCs/>
            <w:sz w:val="20"/>
            <w:szCs w:val="20"/>
          </w:rPr>
          <w:delText>1</w:delText>
        </w:r>
      </w:del>
      <w:r w:rsidRPr="009A512C">
        <w:rPr>
          <w:rFonts w:ascii="Times New Roman" w:hAnsi="Times New Roman"/>
          <w:sz w:val="20"/>
          <w:szCs w:val="20"/>
        </w:rPr>
        <w:t>に示す．</w:t>
      </w:r>
      <w:ins w:id="290" w:author="響生 畠中" w:date="2025-11-05T14:20:00Z" w16du:dateUtc="2025-11-05T05:20:00Z">
        <w:r w:rsidR="00D1426E" w:rsidRPr="009A512C">
          <w:rPr>
            <w:rFonts w:ascii="Times New Roman" w:hAnsi="Times New Roman"/>
            <w:b/>
            <w:bCs/>
            <w:sz w:val="20"/>
            <w:szCs w:val="20"/>
          </w:rPr>
          <w:fldChar w:fldCharType="begin"/>
        </w:r>
        <w:r w:rsidR="00D1426E" w:rsidRPr="009A512C">
          <w:rPr>
            <w:rFonts w:ascii="Times New Roman" w:hAnsi="Times New Roman"/>
            <w:b/>
            <w:bCs/>
            <w:sz w:val="20"/>
            <w:szCs w:val="20"/>
          </w:rPr>
          <w:instrText xml:space="preserve"> REF _Ref213244805 \h  \* MERGEFORMAT </w:instrText>
        </w:r>
      </w:ins>
      <w:r w:rsidR="00D1426E" w:rsidRPr="009A512C">
        <w:rPr>
          <w:rFonts w:ascii="Times New Roman" w:hAnsi="Times New Roman"/>
          <w:b/>
          <w:bCs/>
          <w:sz w:val="20"/>
          <w:szCs w:val="20"/>
        </w:rPr>
      </w:r>
      <w:ins w:id="291" w:author="響生 畠中" w:date="2025-11-05T14:20:00Z" w16du:dateUtc="2025-11-05T05:20:00Z">
        <w:r w:rsidR="00D1426E" w:rsidRPr="009A512C">
          <w:rPr>
            <w:rFonts w:ascii="Times New Roman" w:hAnsi="Times New Roman"/>
            <w:b/>
            <w:bCs/>
            <w:sz w:val="20"/>
            <w:szCs w:val="20"/>
          </w:rPr>
          <w:fldChar w:fldCharType="separate"/>
        </w:r>
      </w:ins>
      <w:ins w:id="292" w:author="響生 畠中" w:date="2025-11-05T19:34:00Z" w16du:dateUtc="2025-11-05T10:34:00Z">
        <w:r w:rsidR="00970F35" w:rsidRPr="00970F35">
          <w:rPr>
            <w:rFonts w:ascii="Times New Roman" w:hAnsi="Times New Roman" w:hint="eastAsia"/>
            <w:b/>
            <w:bCs/>
            <w:sz w:val="20"/>
            <w:szCs w:val="20"/>
            <w:rPrChange w:id="293" w:author="響生 畠中" w:date="2025-11-05T19:34:00Z" w16du:dateUtc="2025-11-05T10:34:00Z">
              <w:rPr>
                <w:rFonts w:hint="eastAsia"/>
                <w:sz w:val="20"/>
                <w:szCs w:val="20"/>
              </w:rPr>
            </w:rPrChange>
          </w:rPr>
          <w:t>図</w:t>
        </w:r>
        <w:r w:rsidR="00970F35" w:rsidRPr="00970F35">
          <w:rPr>
            <w:rFonts w:ascii="Times New Roman" w:hAnsi="Times New Roman"/>
            <w:b/>
            <w:bCs/>
            <w:sz w:val="20"/>
            <w:szCs w:val="20"/>
            <w:rPrChange w:id="294" w:author="響生 畠中" w:date="2025-11-05T19:34:00Z" w16du:dateUtc="2025-11-05T10:34:00Z">
              <w:rPr>
                <w:rFonts w:ascii="Times New Roman" w:hAnsi="Times New Roman"/>
                <w:noProof/>
                <w:sz w:val="20"/>
                <w:szCs w:val="20"/>
              </w:rPr>
            </w:rPrChange>
          </w:rPr>
          <w:t>1</w:t>
        </w:r>
      </w:ins>
      <w:ins w:id="295" w:author="響生 畠中" w:date="2025-11-05T14:20:00Z" w16du:dateUtc="2025-11-05T05:20:00Z">
        <w:r w:rsidR="00D1426E" w:rsidRPr="009A512C">
          <w:rPr>
            <w:rFonts w:ascii="Times New Roman" w:hAnsi="Times New Roman"/>
            <w:b/>
            <w:bCs/>
            <w:sz w:val="20"/>
            <w:szCs w:val="20"/>
          </w:rPr>
          <w:fldChar w:fldCharType="end"/>
        </w:r>
      </w:ins>
      <w:ins w:id="296" w:author="悠 長谷川" w:date="2025-11-05T12:41:00Z" w16du:dateUtc="2025-11-05T03:41:00Z">
        <w:del w:id="297" w:author="響生 畠中" w:date="2025-11-05T14:20:00Z" w16du:dateUtc="2025-11-05T05:20:00Z">
          <w:r w:rsidR="0074606C" w:rsidRPr="009A512C" w:rsidDel="00D1426E">
            <w:rPr>
              <w:rFonts w:ascii="Times New Roman" w:hAnsi="Times New Roman" w:hint="eastAsia"/>
              <w:b/>
              <w:bCs/>
              <w:sz w:val="20"/>
              <w:szCs w:val="20"/>
              <w:rPrChange w:id="298" w:author="響生 畠中" w:date="2025-11-05T18:13:00Z" w16du:dateUtc="2025-11-05T09:13:00Z">
                <w:rPr>
                  <w:rFonts w:ascii="Times New Roman" w:hAnsi="Times New Roman" w:hint="eastAsia"/>
                  <w:sz w:val="20"/>
                </w:rPr>
              </w:rPrChange>
            </w:rPr>
            <w:delText>図</w:delText>
          </w:r>
          <w:r w:rsidR="0074606C" w:rsidRPr="009A512C" w:rsidDel="00D1426E">
            <w:rPr>
              <w:rFonts w:ascii="Times New Roman" w:hAnsi="Times New Roman"/>
              <w:b/>
              <w:bCs/>
              <w:sz w:val="20"/>
              <w:szCs w:val="20"/>
              <w:rPrChange w:id="299" w:author="響生 畠中" w:date="2025-11-05T18:13:00Z" w16du:dateUtc="2025-11-05T09:13:00Z">
                <w:rPr>
                  <w:rFonts w:ascii="Times New Roman" w:hAnsi="Times New Roman"/>
                  <w:sz w:val="20"/>
                </w:rPr>
              </w:rPrChange>
            </w:rPr>
            <w:delText>1</w:delText>
          </w:r>
        </w:del>
        <w:r w:rsidR="0074606C" w:rsidRPr="009A512C">
          <w:rPr>
            <w:rFonts w:ascii="Times New Roman" w:hAnsi="Times New Roman" w:hint="eastAsia"/>
            <w:sz w:val="20"/>
            <w:szCs w:val="20"/>
          </w:rPr>
          <w:t>の</w:t>
        </w:r>
      </w:ins>
      <w:r w:rsidRPr="009A512C">
        <w:rPr>
          <w:rFonts w:ascii="Times New Roman" w:hAnsi="Times New Roman"/>
          <w:sz w:val="20"/>
          <w:szCs w:val="20"/>
        </w:rPr>
        <w:t>赤丸は車両の発生集中点を示す．交差点間や交差点部の車線構成など、道路構造に関わるパラメータは</w:t>
      </w:r>
      <w:commentRangeStart w:id="300"/>
      <w:r w:rsidRPr="009A512C">
        <w:rPr>
          <w:rFonts w:ascii="Times New Roman" w:hAnsi="Times New Roman"/>
          <w:sz w:val="20"/>
          <w:szCs w:val="20"/>
        </w:rPr>
        <w:t>現地調査によって取得した．</w:t>
      </w:r>
      <w:commentRangeEnd w:id="300"/>
      <w:r w:rsidRPr="009A512C">
        <w:rPr>
          <w:rFonts w:ascii="Times New Roman" w:hAnsi="Times New Roman"/>
          <w:sz w:val="20"/>
          <w:szCs w:val="20"/>
        </w:rPr>
        <w:commentReference w:id="300"/>
      </w:r>
    </w:p>
    <w:p w14:paraId="165EDAB9" w14:textId="77777777" w:rsidR="00A24A65" w:rsidRPr="009A512C" w:rsidRDefault="00A24A65">
      <w:pPr>
        <w:ind w:firstLineChars="100" w:firstLine="200"/>
        <w:rPr>
          <w:ins w:id="301" w:author="響生 畠中" w:date="2025-11-05T17:16:00Z" w16du:dateUtc="2025-11-05T08:16:00Z"/>
          <w:rFonts w:ascii="Times New Roman" w:hAnsi="Times New Roman"/>
          <w:sz w:val="20"/>
          <w:szCs w:val="20"/>
        </w:rPr>
        <w:pPrChange w:id="302" w:author="響生 畠中" w:date="2025-11-05T17:55:00Z" w16du:dateUtc="2025-11-05T08:55:00Z">
          <w:pPr>
            <w:keepNext/>
            <w:ind w:firstLineChars="100" w:firstLine="200"/>
          </w:pPr>
        </w:pPrChange>
      </w:pPr>
    </w:p>
    <w:p w14:paraId="30A41046" w14:textId="66394761" w:rsidR="000B64F1" w:rsidRPr="009A512C" w:rsidDel="00DE5243" w:rsidRDefault="000B64F1">
      <w:pPr>
        <w:ind w:right="210" w:firstLineChars="100" w:firstLine="200"/>
        <w:rPr>
          <w:del w:id="303" w:author="響生 畠中" w:date="2025-11-05T09:01:00Z" w16du:dateUtc="2025-11-05T00:01:00Z"/>
          <w:rFonts w:ascii="Times New Roman" w:hAnsi="Times New Roman"/>
          <w:sz w:val="20"/>
          <w:szCs w:val="20"/>
        </w:rPr>
        <w:pPrChange w:id="304" w:author="響生 畠中" w:date="2025-11-05T18:01:00Z" w16du:dateUtc="2025-11-05T09:01:00Z">
          <w:pPr>
            <w:ind w:left="210" w:right="210" w:firstLineChars="100" w:firstLine="200"/>
          </w:pPr>
        </w:pPrChange>
      </w:pPr>
      <w:r w:rsidRPr="009A512C">
        <w:rPr>
          <w:rFonts w:ascii="Times New Roman" w:hAnsi="Times New Roman" w:hint="eastAsia"/>
          <w:sz w:val="20"/>
          <w:szCs w:val="20"/>
        </w:rPr>
        <w:t>また，車種別の交通量を</w:t>
      </w:r>
      <w:ins w:id="305" w:author="響生 畠中" w:date="2025-11-05T18:01:00Z" w16du:dateUtc="2025-11-05T09:01:00Z">
        <w:r w:rsidR="00206107" w:rsidRPr="009A512C">
          <w:rPr>
            <w:rFonts w:ascii="Times New Roman" w:hAnsi="Times New Roman"/>
            <w:b/>
            <w:bCs/>
            <w:sz w:val="20"/>
            <w:szCs w:val="20"/>
          </w:rPr>
          <w:fldChar w:fldCharType="begin"/>
        </w:r>
        <w:r w:rsidR="00206107" w:rsidRPr="009A512C">
          <w:rPr>
            <w:rFonts w:ascii="Times New Roman" w:hAnsi="Times New Roman"/>
            <w:b/>
            <w:bCs/>
            <w:sz w:val="20"/>
            <w:szCs w:val="20"/>
            <w:rPrChange w:id="306" w:author="響生 畠中" w:date="2025-11-05T18:13:00Z" w16du:dateUtc="2025-11-05T09:13:00Z">
              <w:rPr>
                <w:rFonts w:ascii="Times New Roman" w:hAnsi="Times New Roman"/>
                <w:sz w:val="20"/>
              </w:rPr>
            </w:rPrChange>
          </w:rPr>
          <w:instrText xml:space="preserve"> REF _Ref213258124 \h </w:instrText>
        </w:r>
      </w:ins>
      <w:r w:rsidR="00206107" w:rsidRPr="009A512C">
        <w:rPr>
          <w:rFonts w:ascii="Times New Roman" w:hAnsi="Times New Roman"/>
          <w:b/>
          <w:bCs/>
          <w:sz w:val="20"/>
          <w:szCs w:val="20"/>
          <w:rPrChange w:id="307" w:author="響生 畠中" w:date="2025-11-05T18:13:00Z" w16du:dateUtc="2025-11-05T09:13:00Z">
            <w:rPr>
              <w:rFonts w:ascii="Times New Roman" w:hAnsi="Times New Roman"/>
              <w:sz w:val="20"/>
            </w:rPr>
          </w:rPrChange>
        </w:rPr>
        <w:instrText xml:space="preserve"> \* MERGEFORMAT </w:instrText>
      </w:r>
      <w:r w:rsidR="00206107" w:rsidRPr="009A512C">
        <w:rPr>
          <w:rFonts w:ascii="Times New Roman" w:hAnsi="Times New Roman"/>
          <w:b/>
          <w:bCs/>
          <w:sz w:val="20"/>
          <w:szCs w:val="20"/>
        </w:rPr>
      </w:r>
      <w:ins w:id="308" w:author="響生 畠中" w:date="2025-11-05T18:01:00Z" w16du:dateUtc="2025-11-05T09:01:00Z">
        <w:r w:rsidR="00206107" w:rsidRPr="009A512C">
          <w:rPr>
            <w:rFonts w:ascii="Times New Roman" w:hAnsi="Times New Roman"/>
            <w:b/>
            <w:bCs/>
            <w:sz w:val="20"/>
            <w:szCs w:val="20"/>
          </w:rPr>
          <w:fldChar w:fldCharType="separate"/>
        </w:r>
      </w:ins>
      <w:ins w:id="309" w:author="響生 畠中" w:date="2025-11-05T19:34:00Z" w16du:dateUtc="2025-11-05T10:34:00Z">
        <w:r w:rsidR="00970F35" w:rsidRPr="00970F35">
          <w:rPr>
            <w:rFonts w:ascii="Times New Roman" w:hAnsi="Times New Roman" w:hint="eastAsia"/>
            <w:b/>
            <w:bCs/>
            <w:sz w:val="20"/>
            <w:szCs w:val="20"/>
            <w:rPrChange w:id="310" w:author="響生 畠中" w:date="2025-11-05T19:34:00Z" w16du:dateUtc="2025-11-05T10:34:00Z">
              <w:rPr>
                <w:rFonts w:hint="eastAsia"/>
              </w:rPr>
            </w:rPrChange>
          </w:rPr>
          <w:t>図</w:t>
        </w:r>
        <w:r w:rsidR="00970F35" w:rsidRPr="00970F35">
          <w:rPr>
            <w:rFonts w:ascii="Times New Roman" w:hAnsi="Times New Roman"/>
            <w:b/>
            <w:bCs/>
            <w:sz w:val="20"/>
            <w:szCs w:val="20"/>
            <w:rPrChange w:id="311" w:author="響生 畠中" w:date="2025-11-05T19:34:00Z" w16du:dateUtc="2025-11-05T10:34:00Z">
              <w:rPr>
                <w:rFonts w:ascii="Times New Roman" w:hAnsi="Times New Roman"/>
                <w:noProof/>
                <w:sz w:val="20"/>
                <w:szCs w:val="20"/>
              </w:rPr>
            </w:rPrChange>
          </w:rPr>
          <w:t>2</w:t>
        </w:r>
      </w:ins>
      <w:ins w:id="312" w:author="響生 畠中" w:date="2025-11-05T18:01:00Z" w16du:dateUtc="2025-11-05T09:01:00Z">
        <w:r w:rsidR="00206107" w:rsidRPr="009A512C">
          <w:rPr>
            <w:rFonts w:ascii="Times New Roman" w:hAnsi="Times New Roman"/>
            <w:b/>
            <w:bCs/>
            <w:sz w:val="20"/>
            <w:szCs w:val="20"/>
          </w:rPr>
          <w:fldChar w:fldCharType="end"/>
        </w:r>
      </w:ins>
      <w:del w:id="313" w:author="響生 畠中" w:date="2025-11-05T14:23:00Z" w16du:dateUtc="2025-11-05T05:23:00Z">
        <w:r w:rsidRPr="009A512C" w:rsidDel="00D1426E">
          <w:rPr>
            <w:rFonts w:ascii="Times New Roman" w:hAnsi="Times New Roman" w:hint="eastAsia"/>
            <w:b/>
            <w:bCs/>
            <w:sz w:val="20"/>
            <w:szCs w:val="20"/>
          </w:rPr>
          <w:delText>図</w:delText>
        </w:r>
        <w:r w:rsidRPr="009A512C" w:rsidDel="00D1426E">
          <w:rPr>
            <w:rFonts w:ascii="Times New Roman" w:hAnsi="Times New Roman"/>
            <w:b/>
            <w:bCs/>
            <w:sz w:val="20"/>
            <w:szCs w:val="20"/>
          </w:rPr>
          <w:delText>2</w:delText>
        </w:r>
      </w:del>
      <w:r w:rsidRPr="009A512C">
        <w:rPr>
          <w:rFonts w:ascii="Times New Roman" w:hAnsi="Times New Roman" w:hint="eastAsia"/>
          <w:sz w:val="20"/>
          <w:szCs w:val="20"/>
        </w:rPr>
        <w:t>に示す．図から読み取れる通り，全体に対してバスが占める台数は</w:t>
      </w:r>
      <w:r w:rsidRPr="009A512C">
        <w:rPr>
          <w:rFonts w:ascii="Times New Roman" w:hAnsi="Times New Roman"/>
          <w:sz w:val="20"/>
          <w:szCs w:val="20"/>
        </w:rPr>
        <w:t>2-3%</w:t>
      </w:r>
      <w:r w:rsidRPr="009A512C">
        <w:rPr>
          <w:rFonts w:ascii="Times New Roman" w:hAnsi="Times New Roman" w:hint="eastAsia"/>
          <w:sz w:val="20"/>
          <w:szCs w:val="20"/>
        </w:rPr>
        <w:t>と少ない．また，朝と夕方に交通量のピークがある．</w:t>
      </w:r>
    </w:p>
    <w:p w14:paraId="49491793" w14:textId="77777777" w:rsidR="00CC1AC6" w:rsidDel="00CC1AC6" w:rsidRDefault="00CC1AC6">
      <w:pPr>
        <w:ind w:firstLineChars="100" w:firstLine="200"/>
        <w:jc w:val="left"/>
        <w:rPr>
          <w:ins w:id="314" w:author="悠 長谷川" w:date="2025-11-04T21:45:00Z" w16du:dateUtc="2025-11-04T12:45:00Z"/>
          <w:del w:id="315" w:author="響生 畠中" w:date="2025-11-05T07:31:00Z" w16du:dateUtc="2025-11-04T22:31:00Z"/>
          <w:rFonts w:ascii="ＭＳ ゴシック" w:eastAsia="ＭＳ ゴシック" w:hAnsi="ＭＳ ゴシック"/>
          <w:sz w:val="20"/>
        </w:rPr>
        <w:pPrChange w:id="316" w:author="響生 畠中" w:date="2025-11-05T18:01:00Z" w16du:dateUtc="2025-11-05T09:01:00Z">
          <w:pPr/>
        </w:pPrChange>
      </w:pPr>
    </w:p>
    <w:p w14:paraId="71031DC8" w14:textId="77777777" w:rsidR="00A24A65" w:rsidRDefault="00CC1AC6">
      <w:pPr>
        <w:ind w:firstLineChars="100" w:firstLine="200"/>
        <w:jc w:val="left"/>
        <w:rPr>
          <w:ins w:id="317" w:author="響生 畠中" w:date="2025-11-05T17:13:00Z" w16du:dateUtc="2025-11-05T08:13:00Z"/>
        </w:rPr>
        <w:pPrChange w:id="318" w:author="響生 畠中" w:date="2025-11-05T18:01:00Z" w16du:dateUtc="2025-11-05T09:01:00Z">
          <w:pPr>
            <w:ind w:firstLineChars="100" w:firstLine="200"/>
          </w:pPr>
        </w:pPrChange>
      </w:pPr>
      <w:ins w:id="319" w:author="響生 畠中" w:date="2025-11-05T07:29:00Z" w16du:dateUtc="2025-11-04T22:29:00Z">
        <w:r w:rsidRPr="000B64F1">
          <w:rPr>
            <w:rFonts w:ascii="Times New Roman" w:hAnsi="Times New Roman"/>
            <w:noProof/>
            <w:sz w:val="20"/>
          </w:rPr>
          <w:drawing>
            <wp:inline distT="0" distB="0" distL="0" distR="0" wp14:anchorId="380190DB" wp14:editId="0717446A">
              <wp:extent cx="2974013" cy="2038027"/>
              <wp:effectExtent l="0" t="0" r="0" b="635"/>
              <wp:docPr id="196336664" name="図 4">
                <a:extLst xmlns:a="http://schemas.openxmlformats.org/drawingml/2006/main">
                  <a:ext uri="{FF2B5EF4-FFF2-40B4-BE49-F238E27FC236}">
                    <a16:creationId xmlns:a16="http://schemas.microsoft.com/office/drawing/2014/main" id="{4D843FF1-328E-0185-80FD-3B3B8D1F4C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6664" name="図 4">
                        <a:extLst>
                          <a:ext uri="{FF2B5EF4-FFF2-40B4-BE49-F238E27FC236}">
                            <a16:creationId xmlns:a16="http://schemas.microsoft.com/office/drawing/2014/main" id="{4D843FF1-328E-0185-80FD-3B3B8D1F4CD0}"/>
                          </a:ext>
                        </a:extLst>
                      </pic:cNvPr>
                      <pic:cNvPicPr>
                        <a:picLocks noChangeAspect="1"/>
                      </pic:cNvPicPr>
                    </pic:nvPicPr>
                    <pic:blipFill rotWithShape="1">
                      <a:blip r:embed="rId13" cstate="print">
                        <a:extLst>
                          <a:ext uri="{28A0092B-C50C-407E-A947-70E740481C1C}">
                            <a14:useLocalDpi xmlns:a14="http://schemas.microsoft.com/office/drawing/2010/main" val="0"/>
                          </a:ext>
                        </a:extLst>
                      </a:blip>
                      <a:srcRect l="-19" r="-523"/>
                      <a:stretch>
                        <a:fillRect/>
                      </a:stretch>
                    </pic:blipFill>
                    <pic:spPr bwMode="auto">
                      <a:xfrm>
                        <a:off x="0" y="0"/>
                        <a:ext cx="3014553" cy="2065808"/>
                      </a:xfrm>
                      <a:prstGeom prst="rect">
                        <a:avLst/>
                      </a:prstGeom>
                      <a:ln>
                        <a:noFill/>
                      </a:ln>
                      <a:extLst>
                        <a:ext uri="{53640926-AAD7-44D8-BBD7-CCE9431645EC}">
                          <a14:shadowObscured xmlns:a14="http://schemas.microsoft.com/office/drawing/2010/main"/>
                        </a:ext>
                      </a:extLst>
                    </pic:spPr>
                  </pic:pic>
                </a:graphicData>
              </a:graphic>
            </wp:inline>
          </w:drawing>
        </w:r>
      </w:ins>
    </w:p>
    <w:p w14:paraId="61001A6E" w14:textId="3F43908F" w:rsidR="00D1426E" w:rsidRPr="00A24A65" w:rsidRDefault="00A24A65">
      <w:pPr>
        <w:pStyle w:val="af5"/>
        <w:ind w:firstLine="201"/>
        <w:jc w:val="center"/>
        <w:rPr>
          <w:ins w:id="320" w:author="響生 畠中" w:date="2025-11-05T14:22:00Z" w16du:dateUtc="2025-11-05T05:22:00Z"/>
          <w:sz w:val="20"/>
          <w:szCs w:val="20"/>
          <w:rPrChange w:id="321" w:author="響生 畠中" w:date="2025-11-05T17:13:00Z" w16du:dateUtc="2025-11-05T08:13:00Z">
            <w:rPr>
              <w:ins w:id="322" w:author="響生 畠中" w:date="2025-11-05T14:22:00Z" w16du:dateUtc="2025-11-05T05:22:00Z"/>
            </w:rPr>
          </w:rPrChange>
        </w:rPr>
        <w:pPrChange w:id="323" w:author="響生 畠中" w:date="2025-11-05T17:13:00Z" w16du:dateUtc="2025-11-05T08:13:00Z">
          <w:pPr>
            <w:ind w:firstLineChars="100" w:firstLine="210"/>
          </w:pPr>
        </w:pPrChange>
      </w:pPr>
      <w:bookmarkStart w:id="324" w:name="_Ref213258124"/>
      <w:ins w:id="325" w:author="響生 畠中" w:date="2025-11-05T17:13:00Z" w16du:dateUtc="2025-11-05T08:13:00Z">
        <w:r w:rsidRPr="00A24A65">
          <w:rPr>
            <w:rFonts w:hint="eastAsia"/>
            <w:sz w:val="20"/>
            <w:szCs w:val="20"/>
            <w:rPrChange w:id="326" w:author="響生 畠中" w:date="2025-11-05T17:13:00Z" w16du:dateUtc="2025-11-05T08:13:00Z">
              <w:rPr>
                <w:rFonts w:hint="eastAsia"/>
              </w:rPr>
            </w:rPrChange>
          </w:rPr>
          <w:t>図</w:t>
        </w:r>
        <w:r w:rsidRPr="00A24A65">
          <w:rPr>
            <w:rFonts w:ascii="Times New Roman" w:hAnsi="Times New Roman"/>
            <w:sz w:val="20"/>
            <w:szCs w:val="20"/>
            <w:rPrChange w:id="327" w:author="響生 畠中" w:date="2025-11-05T17:13:00Z" w16du:dateUtc="2025-11-05T08:13:00Z">
              <w:rPr/>
            </w:rPrChange>
          </w:rPr>
          <w:fldChar w:fldCharType="begin"/>
        </w:r>
        <w:r w:rsidRPr="00A24A65">
          <w:rPr>
            <w:rFonts w:ascii="Times New Roman" w:hAnsi="Times New Roman"/>
            <w:sz w:val="20"/>
            <w:szCs w:val="20"/>
            <w:rPrChange w:id="328" w:author="響生 畠中" w:date="2025-11-05T17:13:00Z" w16du:dateUtc="2025-11-05T08:13:00Z">
              <w:rPr/>
            </w:rPrChange>
          </w:rPr>
          <w:instrText xml:space="preserve"> SEQ </w:instrText>
        </w:r>
        <w:r w:rsidRPr="00A24A65">
          <w:rPr>
            <w:rFonts w:ascii="Times New Roman" w:hAnsi="Times New Roman" w:hint="eastAsia"/>
            <w:sz w:val="20"/>
            <w:szCs w:val="20"/>
            <w:rPrChange w:id="329" w:author="響生 畠中" w:date="2025-11-05T17:13:00Z" w16du:dateUtc="2025-11-05T08:13:00Z">
              <w:rPr>
                <w:rFonts w:hint="eastAsia"/>
              </w:rPr>
            </w:rPrChange>
          </w:rPr>
          <w:instrText>図</w:instrText>
        </w:r>
        <w:r w:rsidRPr="00A24A65">
          <w:rPr>
            <w:rFonts w:ascii="Times New Roman" w:hAnsi="Times New Roman"/>
            <w:sz w:val="20"/>
            <w:szCs w:val="20"/>
            <w:rPrChange w:id="330" w:author="響生 畠中" w:date="2025-11-05T17:13:00Z" w16du:dateUtc="2025-11-05T08:13:00Z">
              <w:rPr/>
            </w:rPrChange>
          </w:rPr>
          <w:instrText xml:space="preserve"> \* ARABIC </w:instrText>
        </w:r>
      </w:ins>
      <w:r w:rsidRPr="00A24A65">
        <w:rPr>
          <w:rFonts w:ascii="Times New Roman" w:hAnsi="Times New Roman"/>
          <w:sz w:val="20"/>
          <w:szCs w:val="20"/>
          <w:rPrChange w:id="331" w:author="響生 畠中" w:date="2025-11-05T17:13:00Z" w16du:dateUtc="2025-11-05T08:13:00Z">
            <w:rPr/>
          </w:rPrChange>
        </w:rPr>
        <w:fldChar w:fldCharType="separate"/>
      </w:r>
      <w:ins w:id="332" w:author="響生 畠中" w:date="2025-11-05T19:34:00Z" w16du:dateUtc="2025-11-05T10:34:00Z">
        <w:r w:rsidR="00970F35">
          <w:rPr>
            <w:rFonts w:ascii="Times New Roman" w:hAnsi="Times New Roman"/>
            <w:noProof/>
            <w:sz w:val="20"/>
            <w:szCs w:val="20"/>
          </w:rPr>
          <w:t>2</w:t>
        </w:r>
      </w:ins>
      <w:ins w:id="333" w:author="響生 畠中" w:date="2025-11-05T17:13:00Z" w16du:dateUtc="2025-11-05T08:13:00Z">
        <w:r w:rsidRPr="00A24A65">
          <w:rPr>
            <w:rFonts w:ascii="Times New Roman" w:hAnsi="Times New Roman"/>
            <w:sz w:val="20"/>
            <w:szCs w:val="20"/>
            <w:rPrChange w:id="334" w:author="響生 畠中" w:date="2025-11-05T17:13:00Z" w16du:dateUtc="2025-11-05T08:13:00Z">
              <w:rPr/>
            </w:rPrChange>
          </w:rPr>
          <w:fldChar w:fldCharType="end"/>
        </w:r>
        <w:bookmarkEnd w:id="324"/>
        <w:r w:rsidRPr="00A24A65">
          <w:rPr>
            <w:rFonts w:hint="eastAsia"/>
            <w:sz w:val="20"/>
            <w:szCs w:val="20"/>
            <w:rPrChange w:id="335" w:author="響生 畠中" w:date="2025-11-05T17:13:00Z" w16du:dateUtc="2025-11-05T08:13:00Z">
              <w:rPr>
                <w:rFonts w:hint="eastAsia"/>
              </w:rPr>
            </w:rPrChange>
          </w:rPr>
          <w:t>：車種別交通量</w:t>
        </w:r>
      </w:ins>
    </w:p>
    <w:p w14:paraId="16DA85B5" w14:textId="378E9C30" w:rsidR="00CC1AC6" w:rsidDel="00903752" w:rsidRDefault="00CC1AC6" w:rsidP="000B64F1">
      <w:pPr>
        <w:rPr>
          <w:del w:id="336" w:author="響生 畠中" w:date="2025-11-05T07:30:00Z" w16du:dateUtc="2025-11-04T22:30:00Z"/>
          <w:sz w:val="20"/>
          <w:szCs w:val="20"/>
        </w:rPr>
      </w:pPr>
      <w:moveToRangeStart w:id="337" w:author="響生 畠中" w:date="2025-11-05T07:30:00Z" w:name="move213220219"/>
      <w:moveTo w:id="338" w:author="響生 畠中" w:date="2025-11-05T07:30:00Z" w16du:dateUtc="2025-11-04T22:30:00Z">
        <w:del w:id="339" w:author="響生 畠中" w:date="2025-11-05T14:22:00Z" w16du:dateUtc="2025-11-05T05:22:00Z">
          <w:r w:rsidRPr="0068073A" w:rsidDel="00D1426E">
            <w:rPr>
              <w:rFonts w:hint="eastAsia"/>
              <w:sz w:val="20"/>
              <w:szCs w:val="20"/>
              <w:rPrChange w:id="340" w:author="響生 畠中" w:date="2025-11-05T15:27:00Z" w16du:dateUtc="2025-11-05T06:27:00Z">
                <w:rPr>
                  <w:rFonts w:hint="eastAsia"/>
                  <w:szCs w:val="21"/>
                </w:rPr>
              </w:rPrChange>
            </w:rPr>
            <w:delText>図</w:delText>
          </w:r>
          <w:r w:rsidRPr="0068073A" w:rsidDel="00D1426E">
            <w:rPr>
              <w:sz w:val="20"/>
              <w:szCs w:val="20"/>
              <w:rPrChange w:id="341" w:author="響生 畠中" w:date="2025-11-05T15:27:00Z" w16du:dateUtc="2025-11-05T06:27:00Z">
                <w:rPr>
                  <w:szCs w:val="21"/>
                </w:rPr>
              </w:rPrChange>
            </w:rPr>
            <w:delText xml:space="preserve"> </w:delText>
          </w:r>
        </w:del>
        <w:del w:id="342" w:author="響生 畠中" w:date="2025-11-05T07:30:00Z" w16du:dateUtc="2025-11-04T22:30:00Z">
          <w:r w:rsidRPr="0068073A" w:rsidDel="00CC1AC6">
            <w:rPr>
              <w:sz w:val="20"/>
              <w:szCs w:val="20"/>
              <w:rPrChange w:id="343" w:author="響生 畠中" w:date="2025-11-05T15:27:00Z" w16du:dateUtc="2025-11-05T06:27:00Z">
                <w:rPr>
                  <w:szCs w:val="21"/>
                </w:rPr>
              </w:rPrChange>
            </w:rPr>
            <w:fldChar w:fldCharType="begin"/>
          </w:r>
          <w:r w:rsidRPr="0068073A" w:rsidDel="00CC1AC6">
            <w:rPr>
              <w:sz w:val="20"/>
              <w:szCs w:val="20"/>
              <w:rPrChange w:id="344" w:author="響生 畠中" w:date="2025-11-05T15:27:00Z" w16du:dateUtc="2025-11-05T06:27:00Z">
                <w:rPr>
                  <w:szCs w:val="21"/>
                </w:rPr>
              </w:rPrChange>
            </w:rPr>
            <w:delInstrText xml:space="preserve"> SEQ </w:delInstrText>
          </w:r>
          <w:r w:rsidRPr="0068073A" w:rsidDel="00CC1AC6">
            <w:rPr>
              <w:rFonts w:hint="eastAsia"/>
              <w:sz w:val="20"/>
              <w:szCs w:val="20"/>
              <w:rPrChange w:id="345" w:author="響生 畠中" w:date="2025-11-05T15:27:00Z" w16du:dateUtc="2025-11-05T06:27:00Z">
                <w:rPr>
                  <w:rFonts w:hint="eastAsia"/>
                  <w:szCs w:val="21"/>
                </w:rPr>
              </w:rPrChange>
            </w:rPr>
            <w:delInstrText>図</w:delInstrText>
          </w:r>
          <w:r w:rsidRPr="0068073A" w:rsidDel="00CC1AC6">
            <w:rPr>
              <w:sz w:val="20"/>
              <w:szCs w:val="20"/>
              <w:rPrChange w:id="346" w:author="響生 畠中" w:date="2025-11-05T15:27:00Z" w16du:dateUtc="2025-11-05T06:27:00Z">
                <w:rPr>
                  <w:szCs w:val="21"/>
                </w:rPr>
              </w:rPrChange>
            </w:rPr>
            <w:delInstrText xml:space="preserve"> \* ARABIC </w:delInstrText>
          </w:r>
          <w:r w:rsidRPr="0068073A" w:rsidDel="00CC1AC6">
            <w:rPr>
              <w:sz w:val="20"/>
              <w:szCs w:val="20"/>
              <w:rPrChange w:id="347" w:author="響生 畠中" w:date="2025-11-05T15:27:00Z" w16du:dateUtc="2025-11-05T06:27:00Z">
                <w:rPr>
                  <w:szCs w:val="21"/>
                </w:rPr>
              </w:rPrChange>
            </w:rPr>
            <w:fldChar w:fldCharType="separate"/>
          </w:r>
          <w:r w:rsidRPr="0068073A" w:rsidDel="00CC1AC6">
            <w:rPr>
              <w:noProof/>
              <w:sz w:val="20"/>
              <w:szCs w:val="20"/>
              <w:rPrChange w:id="348" w:author="響生 畠中" w:date="2025-11-05T15:27:00Z" w16du:dateUtc="2025-11-05T06:27:00Z">
                <w:rPr>
                  <w:noProof/>
                  <w:szCs w:val="21"/>
                </w:rPr>
              </w:rPrChange>
            </w:rPr>
            <w:delText>2</w:delText>
          </w:r>
          <w:r w:rsidRPr="0068073A" w:rsidDel="00CC1AC6">
            <w:rPr>
              <w:sz w:val="20"/>
              <w:szCs w:val="20"/>
              <w:rPrChange w:id="349" w:author="響生 畠中" w:date="2025-11-05T15:27:00Z" w16du:dateUtc="2025-11-05T06:27:00Z">
                <w:rPr>
                  <w:szCs w:val="21"/>
                </w:rPr>
              </w:rPrChange>
            </w:rPr>
            <w:fldChar w:fldCharType="end"/>
          </w:r>
        </w:del>
        <w:del w:id="350" w:author="響生 畠中" w:date="2025-11-05T14:22:00Z" w16du:dateUtc="2025-11-05T05:22:00Z">
          <w:r w:rsidRPr="0068073A" w:rsidDel="00D1426E">
            <w:rPr>
              <w:rFonts w:hint="eastAsia"/>
              <w:sz w:val="20"/>
              <w:szCs w:val="20"/>
              <w:rPrChange w:id="351" w:author="響生 畠中" w:date="2025-11-05T15:27:00Z" w16du:dateUtc="2025-11-05T06:27:00Z">
                <w:rPr>
                  <w:rFonts w:hint="eastAsia"/>
                  <w:szCs w:val="21"/>
                </w:rPr>
              </w:rPrChange>
            </w:rPr>
            <w:delText>：車種別交通量</w:delText>
          </w:r>
        </w:del>
      </w:moveTo>
    </w:p>
    <w:p w14:paraId="7D545023" w14:textId="77777777" w:rsidR="00903752" w:rsidRPr="0068073A" w:rsidRDefault="00903752">
      <w:pPr>
        <w:pStyle w:val="af5"/>
        <w:ind w:firstLine="201"/>
        <w:jc w:val="center"/>
        <w:rPr>
          <w:ins w:id="352" w:author="悠 長谷川" w:date="2025-11-05T18:33:00Z" w16du:dateUtc="2025-11-05T09:33:00Z"/>
          <w:moveTo w:id="353" w:author="響生 畠中" w:date="2025-11-05T07:30:00Z" w16du:dateUtc="2025-11-04T22:30:00Z"/>
          <w:sz w:val="20"/>
          <w:szCs w:val="20"/>
          <w:rPrChange w:id="354" w:author="響生 畠中" w:date="2025-11-05T15:27:00Z" w16du:dateUtc="2025-11-05T06:27:00Z">
            <w:rPr>
              <w:ins w:id="355" w:author="悠 長谷川" w:date="2025-11-05T18:33:00Z" w16du:dateUtc="2025-11-05T09:33:00Z"/>
              <w:moveTo w:id="356" w:author="響生 畠中" w:date="2025-11-05T07:30:00Z" w16du:dateUtc="2025-11-04T22:30:00Z"/>
              <w:rFonts w:ascii="Times New Roman" w:hAnsi="Times New Roman"/>
              <w:sz w:val="20"/>
              <w:szCs w:val="20"/>
            </w:rPr>
          </w:rPrChange>
        </w:rPr>
        <w:pPrChange w:id="357" w:author="響生 畠中" w:date="2025-11-05T14:22:00Z" w16du:dateUtc="2025-11-05T05:22:00Z">
          <w:pPr>
            <w:pStyle w:val="af5"/>
            <w:ind w:left="210" w:right="210" w:firstLine="201"/>
            <w:jc w:val="center"/>
          </w:pPr>
        </w:pPrChange>
      </w:pPr>
    </w:p>
    <w:moveToRangeEnd w:id="337"/>
    <w:p w14:paraId="3BE1C33B" w14:textId="3BCE7902" w:rsidR="00CC1AC6" w:rsidRPr="00D1426E" w:rsidDel="001A316D" w:rsidRDefault="00CC1AC6">
      <w:pPr>
        <w:pStyle w:val="af5"/>
        <w:ind w:firstLine="201"/>
        <w:jc w:val="center"/>
        <w:rPr>
          <w:ins w:id="358" w:author="響生 畠中" w:date="2025-11-05T07:30:00Z" w16du:dateUtc="2025-11-04T22:30:00Z"/>
          <w:del w:id="359" w:author="悠 長谷川" w:date="2025-11-05T18:26:00Z" w16du:dateUtc="2025-11-05T09:26:00Z"/>
          <w:rFonts w:ascii="ＭＳ ゴシック" w:eastAsia="ＭＳ ゴシック" w:hAnsi="ＭＳ ゴシック"/>
          <w:sz w:val="20"/>
          <w:szCs w:val="20"/>
        </w:rPr>
        <w:pPrChange w:id="360" w:author="響生 畠中" w:date="2025-11-05T14:22:00Z" w16du:dateUtc="2025-11-05T05:22:00Z">
          <w:pPr/>
        </w:pPrChange>
      </w:pPr>
    </w:p>
    <w:p w14:paraId="21110AF3" w14:textId="0CA548AD" w:rsidR="000B64F1" w:rsidRPr="000B64F1" w:rsidRDefault="000B64F1" w:rsidP="000B64F1">
      <w:pPr>
        <w:rPr>
          <w:rFonts w:ascii="ＭＳ ゴシック" w:eastAsia="ＭＳ ゴシック" w:hAnsi="ＭＳ ゴシック"/>
          <w:sz w:val="20"/>
        </w:rPr>
      </w:pPr>
      <w:r w:rsidRPr="000B64F1">
        <w:rPr>
          <w:rFonts w:ascii="ＭＳ ゴシック" w:eastAsia="ＭＳ ゴシック" w:hAnsi="ＭＳ ゴシック" w:hint="eastAsia"/>
          <w:sz w:val="20"/>
        </w:rPr>
        <w:t>3-2.交通流シミュレータ</w:t>
      </w:r>
      <w:del w:id="361" w:author="悠 長谷川" w:date="2025-11-04T21:44:00Z" w16du:dateUtc="2025-11-04T12:44:00Z">
        <w:r w:rsidRPr="000B64F1" w:rsidDel="00E0456D">
          <w:rPr>
            <w:rFonts w:ascii="ＭＳ ゴシック" w:eastAsia="ＭＳ ゴシック" w:hAnsi="ＭＳ ゴシック" w:hint="eastAsia"/>
            <w:sz w:val="20"/>
          </w:rPr>
          <w:delText>の説明</w:delText>
        </w:r>
      </w:del>
    </w:p>
    <w:p w14:paraId="25DDC4A0" w14:textId="1A5BBED3" w:rsidR="000B64F1" w:rsidRPr="000B64F1" w:rsidRDefault="000B64F1">
      <w:pPr>
        <w:ind w:firstLineChars="100" w:firstLine="200"/>
        <w:rPr>
          <w:rFonts w:ascii="Times New Roman" w:hAnsi="Times New Roman"/>
          <w:sz w:val="20"/>
        </w:rPr>
        <w:pPrChange w:id="362" w:author="悠 長谷川" w:date="2025-11-04T21:45:00Z" w16du:dateUtc="2025-11-04T12:45:00Z">
          <w:pPr/>
        </w:pPrChange>
      </w:pPr>
      <w:r w:rsidRPr="000B64F1">
        <w:rPr>
          <w:rFonts w:ascii="Times New Roman" w:hAnsi="Times New Roman" w:hint="eastAsia"/>
          <w:sz w:val="20"/>
        </w:rPr>
        <w:t>本研究においては，交通流シミュレーションモデルによる分析に</w:t>
      </w:r>
      <w:r w:rsidRPr="000B64F1">
        <w:rPr>
          <w:rFonts w:ascii="Times New Roman" w:hAnsi="Times New Roman"/>
          <w:sz w:val="20"/>
        </w:rPr>
        <w:t>MicroAVENUE</w:t>
      </w:r>
      <w:r w:rsidRPr="000B64F1">
        <w:rPr>
          <w:rFonts w:ascii="Times New Roman" w:hAnsi="Times New Roman" w:hint="eastAsia"/>
          <w:sz w:val="20"/>
        </w:rPr>
        <w:t>を適用した．</w:t>
      </w:r>
      <w:r w:rsidRPr="000B64F1">
        <w:rPr>
          <w:rFonts w:ascii="Times New Roman" w:hAnsi="Times New Roman"/>
          <w:sz w:val="20"/>
        </w:rPr>
        <w:t>MicroAVENUE</w:t>
      </w:r>
      <w:r w:rsidRPr="000B64F1">
        <w:rPr>
          <w:rFonts w:ascii="Times New Roman" w:hAnsi="Times New Roman" w:hint="eastAsia"/>
          <w:sz w:val="20"/>
        </w:rPr>
        <w:t>は，「エネルギー</w:t>
      </w:r>
      <w:r w:rsidRPr="000B64F1">
        <w:rPr>
          <w:rFonts w:ascii="Times New Roman" w:hAnsi="Times New Roman"/>
          <w:sz w:val="20"/>
        </w:rPr>
        <w:t>ITS</w:t>
      </w:r>
      <w:r w:rsidRPr="000B64F1">
        <w:rPr>
          <w:rFonts w:ascii="Times New Roman" w:hAnsi="Times New Roman" w:hint="eastAsia"/>
          <w:sz w:val="20"/>
        </w:rPr>
        <w:t>推進事業」</w:t>
      </w:r>
      <w:ins w:id="363" w:author="響生 畠中" w:date="2025-11-05T14:24:00Z" w16du:dateUtc="2025-11-05T05:24:00Z">
        <w:r w:rsidR="00D5370E" w:rsidRPr="00D5370E">
          <w:rPr>
            <w:rFonts w:ascii="Times New Roman" w:hAnsi="Times New Roman"/>
            <w:sz w:val="20"/>
            <w:vertAlign w:val="superscript"/>
            <w:rPrChange w:id="364" w:author="響生 畠中" w:date="2025-11-05T14:24:00Z" w16du:dateUtc="2025-11-05T05:24:00Z">
              <w:rPr>
                <w:rFonts w:ascii="Times New Roman" w:hAnsi="Times New Roman"/>
                <w:sz w:val="20"/>
              </w:rPr>
            </w:rPrChange>
          </w:rPr>
          <w:fldChar w:fldCharType="begin"/>
        </w:r>
        <w:r w:rsidR="00D5370E" w:rsidRPr="00D5370E">
          <w:rPr>
            <w:rFonts w:ascii="Times New Roman" w:hAnsi="Times New Roman"/>
            <w:sz w:val="20"/>
            <w:vertAlign w:val="superscript"/>
            <w:rPrChange w:id="365" w:author="響生 畠中" w:date="2025-11-05T14:24:00Z" w16du:dateUtc="2025-11-05T05:24:00Z">
              <w:rPr>
                <w:rFonts w:ascii="Times New Roman" w:hAnsi="Times New Roman"/>
                <w:sz w:val="20"/>
              </w:rPr>
            </w:rPrChange>
          </w:rPr>
          <w:instrText xml:space="preserve"> REF ref5 \h </w:instrText>
        </w:r>
      </w:ins>
      <w:r w:rsidR="00D5370E">
        <w:rPr>
          <w:rFonts w:ascii="Times New Roman" w:hAnsi="Times New Roman"/>
          <w:sz w:val="20"/>
          <w:vertAlign w:val="superscript"/>
        </w:rPr>
        <w:instrText xml:space="preserve"> \* MERGEFORMAT </w:instrText>
      </w:r>
      <w:r w:rsidR="00D5370E" w:rsidRPr="00D743BB">
        <w:rPr>
          <w:rFonts w:ascii="Times New Roman" w:hAnsi="Times New Roman"/>
          <w:sz w:val="20"/>
          <w:vertAlign w:val="superscript"/>
        </w:rPr>
      </w:r>
      <w:ins w:id="366" w:author="響生 畠中" w:date="2025-11-05T14:24:00Z" w16du:dateUtc="2025-11-05T05:24:00Z">
        <w:r w:rsidR="00D5370E" w:rsidRPr="00D5370E">
          <w:rPr>
            <w:rFonts w:ascii="Times New Roman" w:hAnsi="Times New Roman"/>
            <w:sz w:val="20"/>
            <w:vertAlign w:val="superscript"/>
            <w:rPrChange w:id="367" w:author="響生 畠中" w:date="2025-11-05T14:24:00Z" w16du:dateUtc="2025-11-05T05:24:00Z">
              <w:rPr>
                <w:rFonts w:ascii="Times New Roman" w:hAnsi="Times New Roman"/>
                <w:sz w:val="20"/>
              </w:rPr>
            </w:rPrChange>
          </w:rPr>
          <w:fldChar w:fldCharType="separate"/>
        </w:r>
      </w:ins>
      <w:ins w:id="368" w:author="響生 畠中" w:date="2025-11-05T19:34:00Z" w16du:dateUtc="2025-11-05T10:34:00Z">
        <w:r w:rsidR="00970F35" w:rsidRPr="00970F35">
          <w:rPr>
            <w:rFonts w:ascii="Times New Roman" w:hAnsi="Times New Roman" w:hint="eastAsia"/>
            <w:sz w:val="20"/>
            <w:vertAlign w:val="superscript"/>
            <w:rPrChange w:id="369" w:author="響生 畠中" w:date="2025-11-05T19:34:00Z" w16du:dateUtc="2025-11-05T10:34:00Z">
              <w:rPr>
                <w:rFonts w:ascii="Times New Roman" w:hAnsi="Times New Roman" w:hint="eastAsia"/>
                <w:sz w:val="20"/>
              </w:rPr>
            </w:rPrChange>
          </w:rPr>
          <w:t>5)</w:t>
        </w:r>
      </w:ins>
      <w:ins w:id="370" w:author="響生 畠中" w:date="2025-11-05T14:24:00Z" w16du:dateUtc="2025-11-05T05:24:00Z">
        <w:r w:rsidR="00D5370E" w:rsidRPr="00D5370E">
          <w:rPr>
            <w:rFonts w:ascii="Times New Roman" w:hAnsi="Times New Roman"/>
            <w:sz w:val="20"/>
            <w:vertAlign w:val="superscript"/>
            <w:rPrChange w:id="371" w:author="響生 畠中" w:date="2025-11-05T14:24:00Z" w16du:dateUtc="2025-11-05T05:24:00Z">
              <w:rPr>
                <w:rFonts w:ascii="Times New Roman" w:hAnsi="Times New Roman"/>
                <w:sz w:val="20"/>
              </w:rPr>
            </w:rPrChange>
          </w:rPr>
          <w:fldChar w:fldCharType="end"/>
        </w:r>
      </w:ins>
      <w:del w:id="372" w:author="響生 畠中" w:date="2025-11-05T14:24:00Z" w16du:dateUtc="2025-11-05T05:24:00Z">
        <w:r w:rsidRPr="000B64F1" w:rsidDel="00D5370E">
          <w:rPr>
            <w:rFonts w:ascii="Times New Roman" w:hAnsi="Times New Roman" w:hint="eastAsia"/>
            <w:sz w:val="20"/>
            <w:vertAlign w:val="superscript"/>
          </w:rPr>
          <w:delText>5)</w:delText>
        </w:r>
      </w:del>
      <w:r w:rsidRPr="000B64F1">
        <w:rPr>
          <w:rFonts w:ascii="Times New Roman" w:hAnsi="Times New Roman" w:hint="eastAsia"/>
          <w:sz w:val="20"/>
        </w:rPr>
        <w:t>や「戦</w:t>
      </w:r>
    </w:p>
    <w:p w14:paraId="7043BE58" w14:textId="385E036C" w:rsidR="00037C0B" w:rsidRPr="000B64F1" w:rsidDel="00CC1AC6" w:rsidRDefault="000B64F1" w:rsidP="000A0F02">
      <w:pPr>
        <w:rPr>
          <w:del w:id="373" w:author="響生 畠中" w:date="2025-11-05T07:30:00Z" w16du:dateUtc="2025-11-04T22:30:00Z"/>
          <w:rFonts w:ascii="Times New Roman" w:hAnsi="Times New Roman"/>
          <w:sz w:val="20"/>
        </w:rPr>
      </w:pPr>
      <w:r w:rsidRPr="000B64F1">
        <w:rPr>
          <w:rFonts w:ascii="Times New Roman" w:hAnsi="Times New Roman" w:hint="eastAsia"/>
          <w:sz w:val="20"/>
        </w:rPr>
        <w:t>略的イノベーション創造プログラム（自動走行シ</w:t>
      </w:r>
      <w:r w:rsidR="00037C0B" w:rsidRPr="000B64F1">
        <w:rPr>
          <w:rFonts w:ascii="Times New Roman" w:hAnsi="Times New Roman" w:hint="eastAsia"/>
          <w:sz w:val="20"/>
        </w:rPr>
        <w:t>ステム）</w:t>
      </w:r>
      <w:del w:id="374" w:author="悠 長谷川" w:date="2025-11-05T18:33:00Z" w16du:dateUtc="2025-11-05T09:33:00Z">
        <w:r w:rsidR="00037C0B" w:rsidRPr="000B64F1" w:rsidDel="00903752">
          <w:rPr>
            <w:rFonts w:ascii="Times New Roman" w:hAnsi="Times New Roman" w:hint="eastAsia"/>
            <w:sz w:val="20"/>
          </w:rPr>
          <w:delText>：地域交通</w:delText>
        </w:r>
        <w:r w:rsidR="00037C0B" w:rsidRPr="000B64F1" w:rsidDel="00903752">
          <w:rPr>
            <w:rFonts w:ascii="Times New Roman" w:hAnsi="Times New Roman"/>
            <w:sz w:val="20"/>
          </w:rPr>
          <w:delText>CO2</w:delText>
        </w:r>
        <w:r w:rsidR="00037C0B" w:rsidRPr="000B64F1" w:rsidDel="00903752">
          <w:rPr>
            <w:rFonts w:ascii="Times New Roman" w:hAnsi="Times New Roman" w:hint="eastAsia"/>
            <w:sz w:val="20"/>
          </w:rPr>
          <w:delText>排出量可視化技術の開発及び実証</w:delText>
        </w:r>
      </w:del>
      <w:r w:rsidR="00037C0B" w:rsidRPr="000B64F1">
        <w:rPr>
          <w:rFonts w:ascii="Times New Roman" w:hAnsi="Times New Roman" w:hint="eastAsia"/>
          <w:sz w:val="20"/>
        </w:rPr>
        <w:t>」</w:t>
      </w:r>
      <w:ins w:id="375" w:author="響生 畠中" w:date="2025-11-05T14:25:00Z" w16du:dateUtc="2025-11-05T05:25:00Z">
        <w:r w:rsidR="00D5370E" w:rsidRPr="00D5370E">
          <w:rPr>
            <w:rFonts w:ascii="Times New Roman" w:hAnsi="Times New Roman"/>
            <w:sz w:val="20"/>
            <w:vertAlign w:val="superscript"/>
            <w:rPrChange w:id="376" w:author="響生 畠中" w:date="2025-11-05T14:25:00Z" w16du:dateUtc="2025-11-05T05:25:00Z">
              <w:rPr>
                <w:rFonts w:ascii="Times New Roman" w:hAnsi="Times New Roman"/>
                <w:sz w:val="20"/>
              </w:rPr>
            </w:rPrChange>
          </w:rPr>
          <w:fldChar w:fldCharType="begin"/>
        </w:r>
        <w:r w:rsidR="00D5370E" w:rsidRPr="00D5370E">
          <w:rPr>
            <w:rFonts w:ascii="Times New Roman" w:hAnsi="Times New Roman"/>
            <w:sz w:val="20"/>
            <w:vertAlign w:val="superscript"/>
            <w:rPrChange w:id="377" w:author="響生 畠中" w:date="2025-11-05T14:25:00Z" w16du:dateUtc="2025-11-05T05:25:00Z">
              <w:rPr>
                <w:rFonts w:ascii="Times New Roman" w:hAnsi="Times New Roman"/>
                <w:sz w:val="20"/>
              </w:rPr>
            </w:rPrChange>
          </w:rPr>
          <w:instrText xml:space="preserve"> REF ref6 \h </w:instrText>
        </w:r>
      </w:ins>
      <w:r w:rsidR="00D5370E">
        <w:rPr>
          <w:rFonts w:ascii="Times New Roman" w:hAnsi="Times New Roman"/>
          <w:sz w:val="20"/>
          <w:vertAlign w:val="superscript"/>
        </w:rPr>
        <w:instrText xml:space="preserve"> \* MERGEFORMAT </w:instrText>
      </w:r>
      <w:r w:rsidR="00D5370E" w:rsidRPr="00D743BB">
        <w:rPr>
          <w:rFonts w:ascii="Times New Roman" w:hAnsi="Times New Roman"/>
          <w:sz w:val="20"/>
          <w:vertAlign w:val="superscript"/>
        </w:rPr>
      </w:r>
      <w:ins w:id="378" w:author="響生 畠中" w:date="2025-11-05T14:25:00Z" w16du:dateUtc="2025-11-05T05:25:00Z">
        <w:r w:rsidR="00D5370E" w:rsidRPr="00D5370E">
          <w:rPr>
            <w:rFonts w:ascii="Times New Roman" w:hAnsi="Times New Roman"/>
            <w:sz w:val="20"/>
            <w:vertAlign w:val="superscript"/>
            <w:rPrChange w:id="379" w:author="響生 畠中" w:date="2025-11-05T14:25:00Z" w16du:dateUtc="2025-11-05T05:25:00Z">
              <w:rPr>
                <w:rFonts w:ascii="Times New Roman" w:hAnsi="Times New Roman"/>
                <w:sz w:val="20"/>
              </w:rPr>
            </w:rPrChange>
          </w:rPr>
          <w:fldChar w:fldCharType="separate"/>
        </w:r>
      </w:ins>
      <w:ins w:id="380" w:author="響生 畠中" w:date="2025-11-05T19:34:00Z" w16du:dateUtc="2025-11-05T10:34:00Z">
        <w:r w:rsidR="00970F35" w:rsidRPr="00970F35">
          <w:rPr>
            <w:rFonts w:ascii="Times New Roman" w:hAnsi="Times New Roman" w:hint="eastAsia"/>
            <w:sz w:val="20"/>
            <w:vertAlign w:val="superscript"/>
            <w:rPrChange w:id="381" w:author="響生 畠中" w:date="2025-11-05T19:34:00Z" w16du:dateUtc="2025-11-05T10:34:00Z">
              <w:rPr>
                <w:rFonts w:ascii="Times New Roman" w:hAnsi="Times New Roman" w:hint="eastAsia"/>
                <w:sz w:val="20"/>
              </w:rPr>
            </w:rPrChange>
          </w:rPr>
          <w:t>6)</w:t>
        </w:r>
      </w:ins>
      <w:ins w:id="382" w:author="響生 畠中" w:date="2025-11-05T14:25:00Z" w16du:dateUtc="2025-11-05T05:25:00Z">
        <w:r w:rsidR="00D5370E" w:rsidRPr="00D5370E">
          <w:rPr>
            <w:rFonts w:ascii="Times New Roman" w:hAnsi="Times New Roman"/>
            <w:sz w:val="20"/>
            <w:vertAlign w:val="superscript"/>
            <w:rPrChange w:id="383" w:author="響生 畠中" w:date="2025-11-05T14:25:00Z" w16du:dateUtc="2025-11-05T05:25:00Z">
              <w:rPr>
                <w:rFonts w:ascii="Times New Roman" w:hAnsi="Times New Roman"/>
                <w:sz w:val="20"/>
              </w:rPr>
            </w:rPrChange>
          </w:rPr>
          <w:fldChar w:fldCharType="end"/>
        </w:r>
      </w:ins>
      <w:del w:id="384" w:author="響生 畠中" w:date="2025-11-05T14:25:00Z" w16du:dateUtc="2025-11-05T05:25:00Z">
        <w:r w:rsidR="00037C0B" w:rsidRPr="000B64F1" w:rsidDel="00D5370E">
          <w:rPr>
            <w:rFonts w:ascii="Times New Roman" w:hAnsi="Times New Roman" w:hint="eastAsia"/>
            <w:sz w:val="20"/>
            <w:vertAlign w:val="superscript"/>
          </w:rPr>
          <w:delText>6)</w:delText>
        </w:r>
      </w:del>
      <w:r w:rsidR="00037C0B" w:rsidRPr="000B64F1">
        <w:rPr>
          <w:rFonts w:ascii="Times New Roman" w:hAnsi="Times New Roman" w:hint="eastAsia"/>
          <w:sz w:val="20"/>
        </w:rPr>
        <w:t>において適用されたモデル</w:t>
      </w:r>
      <w:ins w:id="385" w:author="響生 畠中" w:date="2025-11-05T07:22:00Z" w16du:dateUtc="2025-11-04T22:22:00Z">
        <w:r w:rsidR="00FF69CE">
          <w:rPr>
            <w:rFonts w:ascii="Times New Roman" w:hAnsi="Times New Roman" w:hint="eastAsia"/>
            <w:sz w:val="20"/>
          </w:rPr>
          <w:t>で</w:t>
        </w:r>
      </w:ins>
      <w:r w:rsidR="00037C0B" w:rsidRPr="000B64F1">
        <w:rPr>
          <w:rFonts w:ascii="Times New Roman" w:hAnsi="Times New Roman" w:hint="eastAsia"/>
          <w:sz w:val="20"/>
        </w:rPr>
        <w:t>あり，基本の追従モデル式に</w:t>
      </w:r>
      <w:r w:rsidR="00037C0B" w:rsidRPr="000B64F1">
        <w:rPr>
          <w:rFonts w:ascii="Times New Roman" w:hAnsi="Times New Roman"/>
          <w:sz w:val="20"/>
        </w:rPr>
        <w:t>IDM+</w:t>
      </w:r>
      <w:ins w:id="386" w:author="響生 畠中" w:date="2025-11-05T14:25:00Z" w16du:dateUtc="2025-11-05T05:25:00Z">
        <w:r w:rsidR="00D5370E" w:rsidRPr="00D5370E">
          <w:rPr>
            <w:rFonts w:ascii="Times New Roman" w:hAnsi="Times New Roman"/>
            <w:sz w:val="20"/>
            <w:vertAlign w:val="superscript"/>
            <w:rPrChange w:id="387" w:author="響生 畠中" w:date="2025-11-05T14:25:00Z" w16du:dateUtc="2025-11-05T05:25:00Z">
              <w:rPr>
                <w:rFonts w:ascii="Times New Roman" w:hAnsi="Times New Roman"/>
                <w:sz w:val="20"/>
              </w:rPr>
            </w:rPrChange>
          </w:rPr>
          <w:fldChar w:fldCharType="begin"/>
        </w:r>
        <w:r w:rsidR="00D5370E" w:rsidRPr="00D5370E">
          <w:rPr>
            <w:rFonts w:ascii="Times New Roman" w:hAnsi="Times New Roman"/>
            <w:sz w:val="20"/>
            <w:vertAlign w:val="superscript"/>
            <w:rPrChange w:id="388" w:author="響生 畠中" w:date="2025-11-05T14:25:00Z" w16du:dateUtc="2025-11-05T05:25:00Z">
              <w:rPr>
                <w:rFonts w:ascii="Times New Roman" w:hAnsi="Times New Roman"/>
                <w:sz w:val="20"/>
              </w:rPr>
            </w:rPrChange>
          </w:rPr>
          <w:instrText xml:space="preserve"> REF ref7 \h </w:instrText>
        </w:r>
      </w:ins>
      <w:r w:rsidR="00D5370E">
        <w:rPr>
          <w:rFonts w:ascii="Times New Roman" w:hAnsi="Times New Roman"/>
          <w:sz w:val="20"/>
          <w:vertAlign w:val="superscript"/>
        </w:rPr>
        <w:instrText xml:space="preserve"> \* MERGEFORMAT </w:instrText>
      </w:r>
      <w:r w:rsidR="00D5370E" w:rsidRPr="00D743BB">
        <w:rPr>
          <w:rFonts w:ascii="Times New Roman" w:hAnsi="Times New Roman"/>
          <w:sz w:val="20"/>
          <w:vertAlign w:val="superscript"/>
        </w:rPr>
      </w:r>
      <w:ins w:id="389" w:author="響生 畠中" w:date="2025-11-05T14:25:00Z" w16du:dateUtc="2025-11-05T05:25:00Z">
        <w:r w:rsidR="00D5370E" w:rsidRPr="00D5370E">
          <w:rPr>
            <w:rFonts w:ascii="Times New Roman" w:hAnsi="Times New Roman"/>
            <w:sz w:val="20"/>
            <w:vertAlign w:val="superscript"/>
            <w:rPrChange w:id="390" w:author="響生 畠中" w:date="2025-11-05T14:25:00Z" w16du:dateUtc="2025-11-05T05:25:00Z">
              <w:rPr>
                <w:rFonts w:ascii="Times New Roman" w:hAnsi="Times New Roman"/>
                <w:sz w:val="20"/>
              </w:rPr>
            </w:rPrChange>
          </w:rPr>
          <w:fldChar w:fldCharType="separate"/>
        </w:r>
      </w:ins>
      <w:ins w:id="391" w:author="響生 畠中" w:date="2025-11-05T19:34:00Z" w16du:dateUtc="2025-11-05T10:34:00Z">
        <w:r w:rsidR="00970F35" w:rsidRPr="00970F35">
          <w:rPr>
            <w:rFonts w:ascii="Times New Roman" w:hAnsi="Times New Roman" w:hint="eastAsia"/>
            <w:sz w:val="20"/>
            <w:vertAlign w:val="superscript"/>
            <w:rPrChange w:id="392" w:author="響生 畠中" w:date="2025-11-05T19:34:00Z" w16du:dateUtc="2025-11-05T10:34:00Z">
              <w:rPr>
                <w:rFonts w:ascii="Times New Roman" w:hAnsi="Times New Roman" w:hint="eastAsia"/>
                <w:sz w:val="20"/>
              </w:rPr>
            </w:rPrChange>
          </w:rPr>
          <w:t>7)</w:t>
        </w:r>
      </w:ins>
      <w:ins w:id="393" w:author="響生 畠中" w:date="2025-11-05T14:25:00Z" w16du:dateUtc="2025-11-05T05:25:00Z">
        <w:r w:rsidR="00D5370E" w:rsidRPr="00D5370E">
          <w:rPr>
            <w:rFonts w:ascii="Times New Roman" w:hAnsi="Times New Roman"/>
            <w:sz w:val="20"/>
            <w:vertAlign w:val="superscript"/>
            <w:rPrChange w:id="394" w:author="響生 畠中" w:date="2025-11-05T14:25:00Z" w16du:dateUtc="2025-11-05T05:25:00Z">
              <w:rPr>
                <w:rFonts w:ascii="Times New Roman" w:hAnsi="Times New Roman"/>
                <w:sz w:val="20"/>
              </w:rPr>
            </w:rPrChange>
          </w:rPr>
          <w:fldChar w:fldCharType="end"/>
        </w:r>
      </w:ins>
      <w:del w:id="395" w:author="響生 畠中" w:date="2025-11-05T14:25:00Z" w16du:dateUtc="2025-11-05T05:25:00Z">
        <w:r w:rsidR="00037C0B" w:rsidRPr="000B64F1" w:rsidDel="00D5370E">
          <w:rPr>
            <w:rFonts w:ascii="Times New Roman" w:hAnsi="Times New Roman" w:hint="eastAsia"/>
            <w:sz w:val="20"/>
            <w:vertAlign w:val="superscript"/>
          </w:rPr>
          <w:delText>7)</w:delText>
        </w:r>
      </w:del>
      <w:r w:rsidR="00037C0B" w:rsidRPr="000B64F1">
        <w:rPr>
          <w:rFonts w:ascii="Times New Roman" w:hAnsi="Times New Roman" w:hint="eastAsia"/>
          <w:sz w:val="20"/>
        </w:rPr>
        <w:t>を採用している．</w:t>
      </w:r>
    </w:p>
    <w:p w14:paraId="5D058716" w14:textId="1A601EB7" w:rsidR="000B64F1" w:rsidRPr="00037C0B" w:rsidDel="00CC1AC6" w:rsidRDefault="000B64F1" w:rsidP="000A0F02">
      <w:pPr>
        <w:rPr>
          <w:del w:id="396" w:author="響生 畠中" w:date="2025-11-05T07:30:00Z" w16du:dateUtc="2025-11-04T22:30:00Z"/>
          <w:rFonts w:ascii="Times New Roman" w:hAnsi="Times New Roman"/>
          <w:sz w:val="20"/>
        </w:rPr>
      </w:pPr>
      <w:del w:id="397" w:author="響生 畠中" w:date="2025-11-05T07:28:00Z" w16du:dateUtc="2025-11-04T22:28:00Z">
        <w:r w:rsidDel="00CC1AC6">
          <w:rPr>
            <w:noProof/>
          </w:rPr>
          <mc:AlternateContent>
            <mc:Choice Requires="wps">
              <w:drawing>
                <wp:anchor distT="0" distB="0" distL="114300" distR="114300" simplePos="0" relativeHeight="251668480" behindDoc="0" locked="0" layoutInCell="1" allowOverlap="1" wp14:anchorId="68BF37F0" wp14:editId="3FBDB9F5">
                  <wp:simplePos x="0" y="0"/>
                  <wp:positionH relativeFrom="column">
                    <wp:posOffset>0</wp:posOffset>
                  </wp:positionH>
                  <wp:positionV relativeFrom="paragraph">
                    <wp:posOffset>2239010</wp:posOffset>
                  </wp:positionV>
                  <wp:extent cx="2749550" cy="635"/>
                  <wp:effectExtent l="0" t="0" r="0" b="0"/>
                  <wp:wrapTopAndBottom/>
                  <wp:docPr id="1227719217" name="テキスト ボックス 1"/>
                  <wp:cNvGraphicFramePr/>
                  <a:graphic xmlns:a="http://schemas.openxmlformats.org/drawingml/2006/main">
                    <a:graphicData uri="http://schemas.microsoft.com/office/word/2010/wordprocessingShape">
                      <wps:wsp>
                        <wps:cNvSpPr txBox="1"/>
                        <wps:spPr>
                          <a:xfrm>
                            <a:off x="0" y="0"/>
                            <a:ext cx="2749550" cy="635"/>
                          </a:xfrm>
                          <a:prstGeom prst="rect">
                            <a:avLst/>
                          </a:prstGeom>
                          <a:solidFill>
                            <a:prstClr val="white"/>
                          </a:solidFill>
                          <a:ln>
                            <a:noFill/>
                          </a:ln>
                        </wps:spPr>
                        <wps:txbx>
                          <w:txbxContent>
                            <w:p w14:paraId="5B04113F" w14:textId="6929BD02" w:rsidR="000B64F1" w:rsidRPr="000B64F1" w:rsidRDefault="000B64F1" w:rsidP="000B64F1">
                              <w:pPr>
                                <w:pStyle w:val="af5"/>
                                <w:ind w:firstLine="201"/>
                                <w:jc w:val="center"/>
                                <w:rPr>
                                  <w:rFonts w:ascii="Times New Roman" w:hAnsi="Times New Roman"/>
                                  <w:sz w:val="20"/>
                                  <w:szCs w:val="20"/>
                                </w:rPr>
                              </w:pPr>
                              <w:del w:id="398" w:author="響生 畠中" w:date="2025-11-05T17:19:00Z" w16du:dateUtc="2025-11-05T08:19:00Z">
                                <w:r w:rsidRPr="000B64F1" w:rsidDel="00EB73FE">
                                  <w:rPr>
                                    <w:rFonts w:hint="eastAsia"/>
                                    <w:sz w:val="20"/>
                                    <w:szCs w:val="20"/>
                                  </w:rPr>
                                  <w:delText>図</w:delText>
                                </w:r>
                                <w:r w:rsidRPr="000B64F1" w:rsidDel="00EB73FE">
                                  <w:rPr>
                                    <w:rFonts w:ascii="Times New Roman" w:hAnsi="Times New Roman"/>
                                    <w:sz w:val="20"/>
                                    <w:szCs w:val="20"/>
                                  </w:rPr>
                                  <w:delText xml:space="preserve"> </w:delText>
                                </w:r>
                              </w:del>
                              <w:del w:id="399" w:author="響生 畠中" w:date="2025-11-05T14:21:00Z" w16du:dateUtc="2025-11-05T05:21:00Z">
                                <w:r w:rsidRPr="000B64F1" w:rsidDel="00D1426E">
                                  <w:rPr>
                                    <w:rFonts w:ascii="Times New Roman" w:hAnsi="Times New Roman"/>
                                    <w:sz w:val="20"/>
                                    <w:szCs w:val="20"/>
                                  </w:rPr>
                                  <w:fldChar w:fldCharType="begin"/>
                                </w:r>
                                <w:r w:rsidRPr="000B64F1" w:rsidDel="00D1426E">
                                  <w:rPr>
                                    <w:rFonts w:ascii="Times New Roman" w:hAnsi="Times New Roman"/>
                                    <w:sz w:val="20"/>
                                    <w:szCs w:val="20"/>
                                  </w:rPr>
                                  <w:delInstrText xml:space="preserve"> SEQ </w:delInstrText>
                                </w:r>
                                <w:r w:rsidRPr="000B64F1" w:rsidDel="00D1426E">
                                  <w:rPr>
                                    <w:rFonts w:ascii="Times New Roman" w:hAnsi="Times New Roman"/>
                                    <w:sz w:val="20"/>
                                    <w:szCs w:val="20"/>
                                  </w:rPr>
                                  <w:delInstrText>図</w:delInstrText>
                                </w:r>
                                <w:r w:rsidRPr="000B64F1" w:rsidDel="00D1426E">
                                  <w:rPr>
                                    <w:rFonts w:ascii="Times New Roman" w:hAnsi="Times New Roman"/>
                                    <w:sz w:val="20"/>
                                    <w:szCs w:val="20"/>
                                  </w:rPr>
                                  <w:delInstrText xml:space="preserve"> \* ARABIC </w:delInstrText>
                                </w:r>
                                <w:r w:rsidRPr="000B64F1" w:rsidDel="00D1426E">
                                  <w:rPr>
                                    <w:rFonts w:ascii="Times New Roman" w:hAnsi="Times New Roman"/>
                                    <w:sz w:val="20"/>
                                    <w:szCs w:val="20"/>
                                  </w:rPr>
                                  <w:fldChar w:fldCharType="separate"/>
                                </w:r>
                              </w:del>
                              <w:del w:id="400" w:author="響生 畠中" w:date="2025-11-05T07:29:00Z" w16du:dateUtc="2025-11-04T22:29:00Z">
                                <w:r w:rsidR="00B908E0" w:rsidDel="00CC1AC6">
                                  <w:rPr>
                                    <w:rFonts w:ascii="Times New Roman" w:hAnsi="Times New Roman"/>
                                    <w:noProof/>
                                    <w:sz w:val="20"/>
                                    <w:szCs w:val="20"/>
                                  </w:rPr>
                                  <w:delText>1</w:delText>
                                </w:r>
                              </w:del>
                              <w:del w:id="401" w:author="響生 畠中" w:date="2025-11-05T14:21:00Z" w16du:dateUtc="2025-11-05T05:21:00Z">
                                <w:r w:rsidRPr="000B64F1" w:rsidDel="00D1426E">
                                  <w:rPr>
                                    <w:rFonts w:ascii="Times New Roman" w:hAnsi="Times New Roman"/>
                                    <w:sz w:val="20"/>
                                    <w:szCs w:val="20"/>
                                  </w:rPr>
                                  <w:fldChar w:fldCharType="end"/>
                                </w:r>
                              </w:del>
                              <w:r w:rsidRPr="000B64F1">
                                <w:rPr>
                                  <w:rFonts w:hint="eastAsia"/>
                                  <w:sz w:val="20"/>
                                  <w:szCs w:val="20"/>
                                </w:rPr>
                                <w:t>：対象ネットワーク</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BF37F0" id="_x0000_s1027" type="#_x0000_t202" style="position:absolute;left:0;text-align:left;margin-left:0;margin-top:176.3pt;width:216.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" stroked="f">
                  <v:textbox style="mso-fit-shape-to-text:t" inset="0,0,0,0">
                    <w:txbxContent>
                      <w:p w14:paraId="5B04113F" w14:textId="6929BD02" w:rsidR="000B64F1" w:rsidRPr="000B64F1" w:rsidRDefault="000B64F1" w:rsidP="000B64F1">
                        <w:pPr>
                          <w:pStyle w:val="af5"/>
                          <w:ind w:firstLine="201"/>
                          <w:jc w:val="center"/>
                          <w:rPr>
                            <w:rFonts w:ascii="Times New Roman" w:hAnsi="Times New Roman"/>
                            <w:sz w:val="20"/>
                            <w:szCs w:val="20"/>
                          </w:rPr>
                        </w:pPr>
                        <w:del w:id="402" w:author="響生 畠中" w:date="2025-11-05T17:19:00Z" w16du:dateUtc="2025-11-05T08:19:00Z">
                          <w:r w:rsidRPr="000B64F1" w:rsidDel="00EB73FE">
                            <w:rPr>
                              <w:rFonts w:hint="eastAsia"/>
                              <w:sz w:val="20"/>
                              <w:szCs w:val="20"/>
                            </w:rPr>
                            <w:delText>図</w:delText>
                          </w:r>
                          <w:r w:rsidRPr="000B64F1" w:rsidDel="00EB73FE">
                            <w:rPr>
                              <w:rFonts w:ascii="Times New Roman" w:hAnsi="Times New Roman"/>
                              <w:sz w:val="20"/>
                              <w:szCs w:val="20"/>
                            </w:rPr>
                            <w:delText xml:space="preserve"> </w:delText>
                          </w:r>
                        </w:del>
                        <w:del w:id="403" w:author="響生 畠中" w:date="2025-11-05T14:21:00Z" w16du:dateUtc="2025-11-05T05:21:00Z">
                          <w:r w:rsidRPr="000B64F1" w:rsidDel="00D1426E">
                            <w:rPr>
                              <w:rFonts w:ascii="Times New Roman" w:hAnsi="Times New Roman"/>
                              <w:sz w:val="20"/>
                              <w:szCs w:val="20"/>
                            </w:rPr>
                            <w:fldChar w:fldCharType="begin"/>
                          </w:r>
                          <w:r w:rsidRPr="000B64F1" w:rsidDel="00D1426E">
                            <w:rPr>
                              <w:rFonts w:ascii="Times New Roman" w:hAnsi="Times New Roman"/>
                              <w:sz w:val="20"/>
                              <w:szCs w:val="20"/>
                            </w:rPr>
                            <w:delInstrText xml:space="preserve"> SEQ </w:delInstrText>
                          </w:r>
                          <w:r w:rsidRPr="000B64F1" w:rsidDel="00D1426E">
                            <w:rPr>
                              <w:rFonts w:ascii="Times New Roman" w:hAnsi="Times New Roman"/>
                              <w:sz w:val="20"/>
                              <w:szCs w:val="20"/>
                            </w:rPr>
                            <w:delInstrText>図</w:delInstrText>
                          </w:r>
                          <w:r w:rsidRPr="000B64F1" w:rsidDel="00D1426E">
                            <w:rPr>
                              <w:rFonts w:ascii="Times New Roman" w:hAnsi="Times New Roman"/>
                              <w:sz w:val="20"/>
                              <w:szCs w:val="20"/>
                            </w:rPr>
                            <w:delInstrText xml:space="preserve"> \* ARABIC </w:delInstrText>
                          </w:r>
                          <w:r w:rsidRPr="000B64F1" w:rsidDel="00D1426E">
                            <w:rPr>
                              <w:rFonts w:ascii="Times New Roman" w:hAnsi="Times New Roman"/>
                              <w:sz w:val="20"/>
                              <w:szCs w:val="20"/>
                            </w:rPr>
                            <w:fldChar w:fldCharType="separate"/>
                          </w:r>
                        </w:del>
                        <w:del w:id="404" w:author="響生 畠中" w:date="2025-11-05T07:29:00Z" w16du:dateUtc="2025-11-04T22:29:00Z">
                          <w:r w:rsidR="00B908E0" w:rsidDel="00CC1AC6">
                            <w:rPr>
                              <w:rFonts w:ascii="Times New Roman" w:hAnsi="Times New Roman"/>
                              <w:noProof/>
                              <w:sz w:val="20"/>
                              <w:szCs w:val="20"/>
                            </w:rPr>
                            <w:delText>1</w:delText>
                          </w:r>
                        </w:del>
                        <w:del w:id="405" w:author="響生 畠中" w:date="2025-11-05T14:21:00Z" w16du:dateUtc="2025-11-05T05:21:00Z">
                          <w:r w:rsidRPr="000B64F1" w:rsidDel="00D1426E">
                            <w:rPr>
                              <w:rFonts w:ascii="Times New Roman" w:hAnsi="Times New Roman"/>
                              <w:sz w:val="20"/>
                              <w:szCs w:val="20"/>
                            </w:rPr>
                            <w:fldChar w:fldCharType="end"/>
                          </w:r>
                        </w:del>
                        <w:r w:rsidRPr="000B64F1">
                          <w:rPr>
                            <w:rFonts w:hint="eastAsia"/>
                            <w:sz w:val="20"/>
                            <w:szCs w:val="20"/>
                          </w:rPr>
                          <w:t>：対象ネットワーク</w:t>
                        </w:r>
                      </w:p>
                    </w:txbxContent>
                  </v:textbox>
                  <w10:wrap type="topAndBottom"/>
                </v:shape>
              </w:pict>
            </mc:Fallback>
          </mc:AlternateContent>
        </w:r>
      </w:del>
      <w:del w:id="406" w:author="響生 畠中" w:date="2025-11-05T07:26:00Z" w16du:dateUtc="2025-11-04T22:26:00Z">
        <w:r w:rsidRPr="000B64F1" w:rsidDel="00CC1AC6">
          <w:rPr>
            <w:rFonts w:ascii="Times New Roman" w:hAnsi="Times New Roman"/>
            <w:noProof/>
            <w:sz w:val="20"/>
          </w:rPr>
          <w:drawing>
            <wp:anchor distT="0" distB="0" distL="114300" distR="114300" simplePos="0" relativeHeight="251663360" behindDoc="0" locked="0" layoutInCell="1" allowOverlap="1" wp14:anchorId="2FE577A0" wp14:editId="5DE3DEDD">
              <wp:simplePos x="0" y="0"/>
              <wp:positionH relativeFrom="column">
                <wp:posOffset>0</wp:posOffset>
              </wp:positionH>
              <wp:positionV relativeFrom="page">
                <wp:posOffset>1073150</wp:posOffset>
              </wp:positionV>
              <wp:extent cx="2749550" cy="2188845"/>
              <wp:effectExtent l="0" t="0" r="0" b="1905"/>
              <wp:wrapTopAndBottom/>
              <wp:docPr id="17" name="図 43" descr="マップ&#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図 43" descr="マップ&#10;&#10;AI 生成コンテンツは誤りを含む可能性があります。"/>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749550" cy="2188845"/>
                      </a:xfrm>
                      <a:prstGeom prst="rect">
                        <a:avLst/>
                      </a:prstGeom>
                      <a:noFill/>
                      <a:ln>
                        <a:noFill/>
                      </a:ln>
                    </pic:spPr>
                  </pic:pic>
                </a:graphicData>
              </a:graphic>
              <wp14:sizeRelH relativeFrom="margin">
                <wp14:pctWidth>0</wp14:pctWidth>
              </wp14:sizeRelH>
              <wp14:sizeRelV relativeFrom="margin">
                <wp14:pctHeight>0</wp14:pctHeight>
              </wp14:sizeRelV>
            </wp:anchor>
          </w:drawing>
        </w:r>
      </w:del>
      <w:del w:id="407" w:author="響生 畠中" w:date="2025-11-05T07:29:00Z" w16du:dateUtc="2025-11-04T22:29:00Z">
        <w:r w:rsidRPr="000B64F1" w:rsidDel="00CC1AC6">
          <w:rPr>
            <w:rFonts w:ascii="Times New Roman" w:hAnsi="Times New Roman"/>
            <w:noProof/>
            <w:sz w:val="20"/>
          </w:rPr>
          <w:drawing>
            <wp:inline distT="0" distB="0" distL="0" distR="0" wp14:anchorId="3829D699" wp14:editId="381A8054">
              <wp:extent cx="2933700" cy="1240790"/>
              <wp:effectExtent l="0" t="0" r="0" b="0"/>
              <wp:docPr id="5" name="図 4" descr="グラフ, 折れ線グラフ&#10;&#10;AI 生成コンテンツは誤りを含む可能性があります。">
                <a:extLst xmlns:a="http://schemas.openxmlformats.org/drawingml/2006/main">
                  <a:ext uri="{FF2B5EF4-FFF2-40B4-BE49-F238E27FC236}">
                    <a16:creationId xmlns:a16="http://schemas.microsoft.com/office/drawing/2014/main" id="{4D843FF1-328E-0185-80FD-3B3B8D1F4C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descr="グラフ, 折れ線グラフ&#10;&#10;AI 生成コンテンツは誤りを含む可能性があります。">
                        <a:extLst>
                          <a:ext uri="{FF2B5EF4-FFF2-40B4-BE49-F238E27FC236}">
                            <a16:creationId xmlns:a16="http://schemas.microsoft.com/office/drawing/2014/main" id="{4D843FF1-328E-0185-80FD-3B3B8D1F4CD0}"/>
                          </a:ext>
                        </a:extLst>
                      </pic:cNvPr>
                      <pic:cNvPicPr>
                        <a:picLocks noChangeAspect="1"/>
                      </pic:cNvPicPr>
                    </pic:nvPicPr>
                    <pic:blipFill>
                      <a:blip r:embed="rId14" cstate="print">
                        <a:extLst>
                          <a:ext uri="{28A0092B-C50C-407E-A947-70E740481C1C}">
                            <a14:useLocalDpi xmlns:a14="http://schemas.microsoft.com/office/drawing/2010/main" val="0"/>
                          </a:ext>
                        </a:extLst>
                      </a:blip>
                      <a:srcRect t="6930"/>
                      <a:stretch>
                        <a:fillRect/>
                      </a:stretch>
                    </pic:blipFill>
                    <pic:spPr>
                      <a:xfrm>
                        <a:off x="0" y="0"/>
                        <a:ext cx="2933700" cy="1240790"/>
                      </a:xfrm>
                      <a:prstGeom prst="rect">
                        <a:avLst/>
                      </a:prstGeom>
                    </pic:spPr>
                  </pic:pic>
                </a:graphicData>
              </a:graphic>
            </wp:inline>
          </w:drawing>
        </w:r>
      </w:del>
    </w:p>
    <w:p w14:paraId="3FC41F8D" w14:textId="2EB9C082" w:rsidR="000B64F1" w:rsidRPr="000B64F1" w:rsidDel="00CC1AC6" w:rsidRDefault="000B64F1">
      <w:pPr>
        <w:ind w:left="210" w:right="210"/>
        <w:rPr>
          <w:del w:id="408" w:author="響生 畠中" w:date="2025-11-05T07:30:00Z" w16du:dateUtc="2025-11-04T22:30:00Z"/>
          <w:moveFrom w:id="409" w:author="響生 畠中" w:date="2025-11-05T07:30:00Z" w16du:dateUtc="2025-11-04T22:30:00Z"/>
          <w:rFonts w:ascii="Times New Roman" w:hAnsi="Times New Roman"/>
          <w:sz w:val="20"/>
        </w:rPr>
        <w:pPrChange w:id="410" w:author="響生 畠中" w:date="2025-11-05T07:30:00Z" w16du:dateUtc="2025-11-04T22:30:00Z">
          <w:pPr>
            <w:pStyle w:val="af5"/>
            <w:ind w:firstLine="211"/>
            <w:jc w:val="center"/>
          </w:pPr>
        </w:pPrChange>
      </w:pPr>
      <w:moveFromRangeStart w:id="411" w:author="響生 畠中" w:date="2025-11-05T07:30:00Z" w:name="move213220219"/>
      <w:moveFrom w:id="412" w:author="響生 畠中" w:date="2025-11-05T07:30:00Z" w16du:dateUtc="2025-11-04T22:30:00Z">
        <w:del w:id="413" w:author="響生 畠中" w:date="2025-11-05T07:30:00Z" w16du:dateUtc="2025-11-04T22:30:00Z">
          <w:r w:rsidDel="00CC1AC6">
            <w:rPr>
              <w:rFonts w:hint="eastAsia"/>
            </w:rPr>
            <w:delText>図</w:delText>
          </w:r>
          <w:r w:rsidDel="00CC1AC6">
            <w:rPr>
              <w:rFonts w:hint="eastAsia"/>
            </w:rPr>
            <w:delText xml:space="preserve"> </w:delText>
          </w:r>
          <w:r w:rsidDel="00CC1AC6">
            <w:fldChar w:fldCharType="begin"/>
          </w:r>
          <w:r w:rsidDel="00CC1AC6">
            <w:delInstrText xml:space="preserve"> </w:delInstrText>
          </w:r>
          <w:r w:rsidDel="00CC1AC6">
            <w:rPr>
              <w:rFonts w:hint="eastAsia"/>
            </w:rPr>
            <w:delInstrText xml:space="preserve">SEQ </w:delInstrText>
          </w:r>
          <w:r w:rsidDel="00CC1AC6">
            <w:rPr>
              <w:rFonts w:hint="eastAsia"/>
            </w:rPr>
            <w:delInstrText>図</w:delInstrText>
          </w:r>
          <w:r w:rsidDel="00CC1AC6">
            <w:rPr>
              <w:rFonts w:hint="eastAsia"/>
            </w:rPr>
            <w:delInstrText xml:space="preserve"> \* ARABIC</w:delInstrText>
          </w:r>
          <w:r w:rsidDel="00CC1AC6">
            <w:delInstrText xml:space="preserve"> </w:delInstrText>
          </w:r>
          <w:r w:rsidDel="00CC1AC6">
            <w:fldChar w:fldCharType="separate"/>
          </w:r>
          <w:r w:rsidR="00B908E0" w:rsidDel="00CC1AC6">
            <w:rPr>
              <w:noProof/>
            </w:rPr>
            <w:delText>2</w:delText>
          </w:r>
          <w:r w:rsidDel="00CC1AC6">
            <w:fldChar w:fldCharType="end"/>
          </w:r>
          <w:r w:rsidR="00037C0B" w:rsidDel="00CC1AC6">
            <w:rPr>
              <w:rFonts w:hint="eastAsia"/>
            </w:rPr>
            <w:delText>：車種別交通量</w:delText>
          </w:r>
        </w:del>
      </w:moveFrom>
    </w:p>
    <w:moveFromRangeEnd w:id="411"/>
    <w:p w14:paraId="35D15C22" w14:textId="3F6B2417" w:rsidR="000B64F1" w:rsidRPr="000B64F1" w:rsidRDefault="000B64F1">
      <w:pPr>
        <w:ind w:firstLineChars="100" w:firstLine="200"/>
        <w:rPr>
          <w:rFonts w:ascii="Times New Roman" w:hAnsi="Times New Roman"/>
          <w:sz w:val="20"/>
        </w:rPr>
        <w:pPrChange w:id="414" w:author="悠 長谷川" w:date="2025-11-04T21:45:00Z" w16du:dateUtc="2025-11-04T12:45:00Z">
          <w:pPr/>
        </w:pPrChange>
      </w:pPr>
      <w:r w:rsidRPr="000B64F1">
        <w:rPr>
          <w:rFonts w:ascii="Times New Roman" w:hAnsi="Times New Roman"/>
          <w:sz w:val="20"/>
        </w:rPr>
        <w:t>IDM+</w:t>
      </w:r>
      <w:r w:rsidRPr="000B64F1">
        <w:rPr>
          <w:rFonts w:ascii="Times New Roman" w:hAnsi="Times New Roman" w:hint="eastAsia"/>
          <w:sz w:val="20"/>
        </w:rPr>
        <w:t>は，自車，先行車との車間距離と相対速度等に基づいて自車の加速度を求める追従モデルであり，以下のように実装されている．</w:t>
      </w:r>
    </w:p>
    <w:p w14:paraId="3BC85F64" w14:textId="77777777" w:rsidR="000B64F1" w:rsidRPr="000B64F1" w:rsidRDefault="000B64F1">
      <w:pPr>
        <w:jc w:val="center"/>
        <w:rPr>
          <w:rFonts w:ascii="Times New Roman" w:hAnsi="Times New Roman"/>
          <w:sz w:val="20"/>
        </w:rPr>
        <w:pPrChange w:id="415" w:author="響生 畠中" w:date="2025-11-05T14:25:00Z" w16du:dateUtc="2025-11-05T05:25:00Z">
          <w:pPr/>
        </w:pPrChange>
      </w:pPr>
      <w:r w:rsidRPr="000B64F1">
        <w:rPr>
          <w:rFonts w:ascii="Times New Roman" w:hAnsi="Times New Roman"/>
          <w:noProof/>
          <w:sz w:val="20"/>
        </w:rPr>
        <mc:AlternateContent>
          <mc:Choice Requires="wps">
            <w:drawing>
              <wp:inline distT="0" distB="0" distL="0" distR="0" wp14:anchorId="6BB9DAB3" wp14:editId="5407EA1B">
                <wp:extent cx="3133725" cy="457200"/>
                <wp:effectExtent l="0" t="0" r="0" b="0"/>
                <wp:docPr id="145475753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D3F51B" w14:textId="77777777" w:rsidR="000B64F1" w:rsidRDefault="00000000" w:rsidP="000B64F1">
                            <w:pPr>
                              <w:ind w:left="105" w:firstLine="210"/>
                              <w:jc w:val="center"/>
                              <w:rPr>
                                <w:rFonts w:ascii="Cambria Math" w:eastAsia="游明朝" w:hAnsi="+mn-cs" w:hint="eastAsia"/>
                                <w:i/>
                                <w:iCs/>
                                <w:color w:val="000000" w:themeColor="text1"/>
                                <w:kern w:val="24"/>
                                <w:szCs w:val="21"/>
                              </w:rPr>
                            </w:pPr>
                            <m:oMathPara>
                              <m:oMath>
                                <m:sSub>
                                  <m:sSubPr>
                                    <m:ctrlPr>
                                      <w:rPr>
                                        <w:rFonts w:ascii="Cambria Math" w:eastAsia="游明朝" w:hAnsi="Cambria Math"/>
                                        <w:i/>
                                        <w:iCs/>
                                        <w:color w:val="000000" w:themeColor="text1"/>
                                        <w:kern w:val="24"/>
                                        <w:szCs w:val="21"/>
                                      </w:rPr>
                                    </m:ctrlPr>
                                  </m:sSubPr>
                                  <m:e>
                                    <m:r>
                                      <w:rPr>
                                        <w:rFonts w:ascii="Cambria Math" w:eastAsia="游明朝" w:hAnsi="Cambria Math"/>
                                        <w:color w:val="000000" w:themeColor="text1"/>
                                        <w:kern w:val="24"/>
                                        <w:szCs w:val="21"/>
                                      </w:rPr>
                                      <m:t>a</m:t>
                                    </m:r>
                                  </m:e>
                                  <m:sub>
                                    <m:r>
                                      <w:rPr>
                                        <w:rFonts w:ascii="Cambria Math" w:eastAsia="游明朝" w:hAnsi="Cambria Math"/>
                                        <w:color w:val="000000" w:themeColor="text1"/>
                                        <w:kern w:val="24"/>
                                        <w:szCs w:val="21"/>
                                      </w:rPr>
                                      <m:t>t</m:t>
                                    </m:r>
                                  </m:sub>
                                </m:sSub>
                                <m:r>
                                  <w:rPr>
                                    <w:rFonts w:ascii="Cambria Math" w:eastAsia="游明朝" w:hAnsi="Cambria Math"/>
                                    <w:color w:val="000000" w:themeColor="text1"/>
                                    <w:kern w:val="24"/>
                                    <w:szCs w:val="21"/>
                                  </w:rPr>
                                  <m:t>=</m:t>
                                </m:r>
                                <m:r>
                                  <w:rPr>
                                    <w:rFonts w:ascii="Cambria Math" w:eastAsia="Cambria Math" w:hAnsi="Cambria Math"/>
                                    <w:color w:val="000000" w:themeColor="text1"/>
                                    <w:kern w:val="24"/>
                                    <w:szCs w:val="21"/>
                                  </w:rPr>
                                  <m:t>a∙min</m:t>
                                </m:r>
                                <m:d>
                                  <m:dPr>
                                    <m:begChr m:val="["/>
                                    <m:endChr m:val="]"/>
                                    <m:ctrlPr>
                                      <w:rPr>
                                        <w:rFonts w:ascii="Cambria Math" w:eastAsia="Cambria Math" w:hAnsi="Cambria Math"/>
                                        <w:i/>
                                        <w:iCs/>
                                        <w:color w:val="000000" w:themeColor="text1"/>
                                        <w:kern w:val="24"/>
                                        <w:szCs w:val="21"/>
                                      </w:rPr>
                                    </m:ctrlPr>
                                  </m:dPr>
                                  <m:e>
                                    <m:r>
                                      <w:rPr>
                                        <w:rFonts w:ascii="Cambria Math" w:eastAsia="Cambria Math" w:hAnsi="Cambria Math"/>
                                        <w:color w:val="000000" w:themeColor="text1"/>
                                        <w:kern w:val="24"/>
                                        <w:szCs w:val="21"/>
                                      </w:rPr>
                                      <m:t>1-</m:t>
                                    </m:r>
                                    <m:sSup>
                                      <m:sSupPr>
                                        <m:ctrlPr>
                                          <w:rPr>
                                            <w:rFonts w:ascii="Cambria Math" w:eastAsia="Cambria Math" w:hAnsi="Cambria Math"/>
                                            <w:i/>
                                            <w:iCs/>
                                            <w:color w:val="000000" w:themeColor="text1"/>
                                            <w:kern w:val="24"/>
                                            <w:szCs w:val="21"/>
                                          </w:rPr>
                                        </m:ctrlPr>
                                      </m:sSupPr>
                                      <m:e>
                                        <m:d>
                                          <m:dPr>
                                            <m:ctrlPr>
                                              <w:rPr>
                                                <w:rFonts w:ascii="Cambria Math" w:eastAsia="Cambria Math" w:hAnsi="Cambria Math"/>
                                                <w:i/>
                                                <w:iCs/>
                                                <w:color w:val="000000" w:themeColor="text1"/>
                                                <w:kern w:val="24"/>
                                                <w:szCs w:val="21"/>
                                              </w:rPr>
                                            </m:ctrlPr>
                                          </m:dPr>
                                          <m:e>
                                            <m:f>
                                              <m:fPr>
                                                <m:ctrlPr>
                                                  <w:rPr>
                                                    <w:rFonts w:ascii="Cambria Math" w:eastAsia="Cambria Math" w:hAnsi="Cambria Math"/>
                                                    <w:i/>
                                                    <w:iCs/>
                                                    <w:color w:val="000000" w:themeColor="text1"/>
                                                    <w:kern w:val="24"/>
                                                    <w:szCs w:val="21"/>
                                                  </w:rPr>
                                                </m:ctrlPr>
                                              </m:fPr>
                                              <m:num>
                                                <m:sSub>
                                                  <m:sSubPr>
                                                    <m:ctrlPr>
                                                      <w:rPr>
                                                        <w:rFonts w:ascii="Cambria Math" w:eastAsia="Cambria Math" w:hAnsi="Cambria Math"/>
                                                        <w:i/>
                                                        <w:iCs/>
                                                        <w:color w:val="000000" w:themeColor="text1"/>
                                                        <w:kern w:val="24"/>
                                                        <w:szCs w:val="21"/>
                                                      </w:rPr>
                                                    </m:ctrlPr>
                                                  </m:sSubPr>
                                                  <m:e>
                                                    <m:r>
                                                      <w:rPr>
                                                        <w:rFonts w:ascii="Cambria Math" w:eastAsia="Cambria Math" w:hAnsi="Cambria Math"/>
                                                        <w:color w:val="000000" w:themeColor="text1"/>
                                                        <w:kern w:val="24"/>
                                                        <w:szCs w:val="21"/>
                                                      </w:rPr>
                                                      <m:t>v</m:t>
                                                    </m:r>
                                                  </m:e>
                                                  <m:sub>
                                                    <m:r>
                                                      <w:rPr>
                                                        <w:rFonts w:ascii="Cambria Math" w:eastAsia="Cambria Math" w:hAnsi="Cambria Math"/>
                                                        <w:color w:val="000000" w:themeColor="text1"/>
                                                        <w:kern w:val="24"/>
                                                        <w:szCs w:val="21"/>
                                                      </w:rPr>
                                                      <m:t>t</m:t>
                                                    </m:r>
                                                  </m:sub>
                                                </m:sSub>
                                              </m:num>
                                              <m:den>
                                                <m:sSub>
                                                  <m:sSubPr>
                                                    <m:ctrlPr>
                                                      <w:rPr>
                                                        <w:rFonts w:ascii="Cambria Math" w:eastAsia="Cambria Math" w:hAnsi="Cambria Math"/>
                                                        <w:i/>
                                                        <w:iCs/>
                                                        <w:color w:val="000000" w:themeColor="text1"/>
                                                        <w:kern w:val="24"/>
                                                        <w:szCs w:val="21"/>
                                                      </w:rPr>
                                                    </m:ctrlPr>
                                                  </m:sSubPr>
                                                  <m:e>
                                                    <m:r>
                                                      <w:rPr>
                                                        <w:rFonts w:ascii="Cambria Math" w:eastAsia="Cambria Math" w:hAnsi="Cambria Math"/>
                                                        <w:color w:val="000000" w:themeColor="text1"/>
                                                        <w:kern w:val="24"/>
                                                        <w:szCs w:val="21"/>
                                                      </w:rPr>
                                                      <m:t>v</m:t>
                                                    </m:r>
                                                  </m:e>
                                                  <m:sub>
                                                    <m:r>
                                                      <w:rPr>
                                                        <w:rFonts w:ascii="Cambria Math" w:eastAsia="Cambria Math" w:hAnsi="Cambria Math"/>
                                                        <w:color w:val="000000" w:themeColor="text1"/>
                                                        <w:kern w:val="24"/>
                                                        <w:szCs w:val="21"/>
                                                      </w:rPr>
                                                      <m:t>d</m:t>
                                                    </m:r>
                                                  </m:sub>
                                                </m:sSub>
                                              </m:den>
                                            </m:f>
                                          </m:e>
                                        </m:d>
                                      </m:e>
                                      <m:sup>
                                        <m:r>
                                          <w:rPr>
                                            <w:rFonts w:ascii="Cambria Math" w:eastAsia="Cambria Math" w:hAnsi="Cambria Math"/>
                                            <w:color w:val="000000" w:themeColor="text1"/>
                                            <w:kern w:val="24"/>
                                            <w:szCs w:val="21"/>
                                          </w:rPr>
                                          <m:t>δ</m:t>
                                        </m:r>
                                      </m:sup>
                                    </m:sSup>
                                    <m:r>
                                      <w:rPr>
                                        <w:rFonts w:ascii="Cambria Math" w:eastAsia="Cambria Math" w:hAnsi="Cambria Math"/>
                                        <w:color w:val="000000" w:themeColor="text1"/>
                                        <w:kern w:val="24"/>
                                        <w:szCs w:val="21"/>
                                      </w:rPr>
                                      <m:t>,1-</m:t>
                                    </m:r>
                                    <m:sSup>
                                      <m:sSupPr>
                                        <m:ctrlPr>
                                          <w:rPr>
                                            <w:rFonts w:ascii="Cambria Math" w:eastAsia="Cambria Math" w:hAnsi="Cambria Math"/>
                                            <w:i/>
                                            <w:iCs/>
                                            <w:color w:val="000000" w:themeColor="text1"/>
                                            <w:kern w:val="24"/>
                                            <w:szCs w:val="21"/>
                                          </w:rPr>
                                        </m:ctrlPr>
                                      </m:sSupPr>
                                      <m:e>
                                        <m:d>
                                          <m:dPr>
                                            <m:ctrlPr>
                                              <w:rPr>
                                                <w:rFonts w:ascii="Cambria Math" w:eastAsia="Cambria Math" w:hAnsi="Cambria Math"/>
                                                <w:i/>
                                                <w:iCs/>
                                                <w:color w:val="000000" w:themeColor="text1"/>
                                                <w:kern w:val="24"/>
                                                <w:szCs w:val="21"/>
                                              </w:rPr>
                                            </m:ctrlPr>
                                          </m:dPr>
                                          <m:e>
                                            <m:f>
                                              <m:fPr>
                                                <m:ctrlPr>
                                                  <w:rPr>
                                                    <w:rFonts w:ascii="Cambria Math" w:eastAsia="Cambria Math" w:hAnsi="Cambria Math"/>
                                                    <w:i/>
                                                    <w:iCs/>
                                                    <w:color w:val="000000" w:themeColor="text1"/>
                                                    <w:kern w:val="24"/>
                                                    <w:szCs w:val="21"/>
                                                  </w:rPr>
                                                </m:ctrlPr>
                                              </m:fPr>
                                              <m:num>
                                                <m:sSup>
                                                  <m:sSupPr>
                                                    <m:ctrlPr>
                                                      <w:rPr>
                                                        <w:rFonts w:ascii="Cambria Math" w:eastAsia="Cambria Math" w:hAnsi="Cambria Math"/>
                                                        <w:i/>
                                                        <w:iCs/>
                                                        <w:color w:val="000000" w:themeColor="text1"/>
                                                        <w:kern w:val="24"/>
                                                        <w:szCs w:val="21"/>
                                                      </w:rPr>
                                                    </m:ctrlPr>
                                                  </m:sSupPr>
                                                  <m:e>
                                                    <m:r>
                                                      <w:rPr>
                                                        <w:rFonts w:ascii="Cambria Math" w:eastAsia="Cambria Math" w:hAnsi="Cambria Math"/>
                                                        <w:color w:val="000000" w:themeColor="text1"/>
                                                        <w:kern w:val="24"/>
                                                        <w:szCs w:val="21"/>
                                                      </w:rPr>
                                                      <m:t>s</m:t>
                                                    </m:r>
                                                  </m:e>
                                                  <m:sup>
                                                    <m:r>
                                                      <w:rPr>
                                                        <w:rFonts w:ascii="Cambria Math" w:eastAsia="Cambria Math" w:hAnsi="Cambria Math"/>
                                                        <w:color w:val="000000" w:themeColor="text1"/>
                                                        <w:kern w:val="24"/>
                                                        <w:szCs w:val="21"/>
                                                      </w:rPr>
                                                      <m:t>*</m:t>
                                                    </m:r>
                                                  </m:sup>
                                                </m:sSup>
                                                <m:d>
                                                  <m:dPr>
                                                    <m:ctrlPr>
                                                      <w:rPr>
                                                        <w:rFonts w:ascii="Cambria Math" w:eastAsia="Cambria Math" w:hAnsi="Cambria Math"/>
                                                        <w:i/>
                                                        <w:iCs/>
                                                        <w:color w:val="000000" w:themeColor="text1"/>
                                                        <w:kern w:val="24"/>
                                                        <w:szCs w:val="21"/>
                                                      </w:rPr>
                                                    </m:ctrlPr>
                                                  </m:dPr>
                                                  <m:e>
                                                    <m:sSub>
                                                      <m:sSubPr>
                                                        <m:ctrlPr>
                                                          <w:rPr>
                                                            <w:rFonts w:ascii="Cambria Math" w:eastAsia="Cambria Math" w:hAnsi="Cambria Math"/>
                                                            <w:i/>
                                                            <w:iCs/>
                                                            <w:color w:val="000000" w:themeColor="text1"/>
                                                            <w:kern w:val="24"/>
                                                            <w:szCs w:val="21"/>
                                                          </w:rPr>
                                                        </m:ctrlPr>
                                                      </m:sSubPr>
                                                      <m:e>
                                                        <m:r>
                                                          <w:rPr>
                                                            <w:rFonts w:ascii="Cambria Math" w:eastAsia="Cambria Math" w:hAnsi="Cambria Math"/>
                                                            <w:color w:val="000000" w:themeColor="text1"/>
                                                            <w:kern w:val="24"/>
                                                            <w:szCs w:val="21"/>
                                                          </w:rPr>
                                                          <m:t>v</m:t>
                                                        </m:r>
                                                      </m:e>
                                                      <m:sub>
                                                        <m:r>
                                                          <w:rPr>
                                                            <w:rFonts w:ascii="Cambria Math" w:eastAsia="Cambria Math" w:hAnsi="Cambria Math"/>
                                                            <w:color w:val="000000" w:themeColor="text1"/>
                                                            <w:kern w:val="24"/>
                                                            <w:szCs w:val="21"/>
                                                          </w:rPr>
                                                          <m:t>t</m:t>
                                                        </m:r>
                                                      </m:sub>
                                                    </m:sSub>
                                                    <m:r>
                                                      <w:rPr>
                                                        <w:rFonts w:ascii="Cambria Math" w:eastAsia="Cambria Math" w:hAnsi="Cambria Math"/>
                                                        <w:color w:val="000000" w:themeColor="text1"/>
                                                        <w:kern w:val="24"/>
                                                        <w:szCs w:val="21"/>
                                                      </w:rPr>
                                                      <m:t>,</m:t>
                                                    </m:r>
                                                    <m:sSub>
                                                      <m:sSubPr>
                                                        <m:ctrlPr>
                                                          <w:rPr>
                                                            <w:rFonts w:ascii="Cambria Math" w:eastAsia="Cambria Math" w:hAnsi="Cambria Math"/>
                                                            <w:i/>
                                                            <w:iCs/>
                                                            <w:color w:val="000000" w:themeColor="text1"/>
                                                            <w:kern w:val="24"/>
                                                            <w:szCs w:val="21"/>
                                                          </w:rPr>
                                                        </m:ctrlPr>
                                                      </m:sSubPr>
                                                      <m:e>
                                                        <m:r>
                                                          <w:rPr>
                                                            <w:rFonts w:ascii="Cambria Math" w:eastAsia="Cambria Math" w:hAnsi="Cambria Math"/>
                                                            <w:color w:val="000000" w:themeColor="text1"/>
                                                            <w:kern w:val="24"/>
                                                            <w:szCs w:val="21"/>
                                                          </w:rPr>
                                                          <m:t>∆v</m:t>
                                                        </m:r>
                                                      </m:e>
                                                      <m:sub>
                                                        <m:r>
                                                          <w:rPr>
                                                            <w:rFonts w:ascii="Cambria Math" w:eastAsia="Cambria Math" w:hAnsi="Cambria Math"/>
                                                            <w:color w:val="000000" w:themeColor="text1"/>
                                                            <w:kern w:val="24"/>
                                                            <w:szCs w:val="21"/>
                                                          </w:rPr>
                                                          <m:t>t</m:t>
                                                        </m:r>
                                                      </m:sub>
                                                    </m:sSub>
                                                  </m:e>
                                                </m:d>
                                              </m:num>
                                              <m:den>
                                                <m:r>
                                                  <w:rPr>
                                                    <w:rFonts w:ascii="Cambria Math" w:eastAsia="Cambria Math" w:hAnsi="Cambria Math"/>
                                                    <w:color w:val="000000" w:themeColor="text1"/>
                                                    <w:kern w:val="24"/>
                                                    <w:szCs w:val="21"/>
                                                  </w:rPr>
                                                  <m:t>s</m:t>
                                                </m:r>
                                              </m:den>
                                            </m:f>
                                          </m:e>
                                        </m:d>
                                      </m:e>
                                      <m:sup>
                                        <m:r>
                                          <w:rPr>
                                            <w:rFonts w:ascii="Cambria Math" w:eastAsia="Cambria Math" w:hAnsi="Cambria Math"/>
                                            <w:color w:val="000000" w:themeColor="text1"/>
                                            <w:kern w:val="24"/>
                                            <w:szCs w:val="21"/>
                                          </w:rPr>
                                          <m:t>2</m:t>
                                        </m:r>
                                      </m:sup>
                                    </m:sSup>
                                  </m:e>
                                </m:d>
                              </m:oMath>
                            </m:oMathPara>
                          </w:p>
                        </w:txbxContent>
                      </wps:txbx>
                      <wps:bodyPr rot="0" vert="horz" wrap="square" lIns="0" tIns="0" rIns="0" bIns="0" anchor="t" anchorCtr="0" upright="1">
                        <a:noAutofit/>
                      </wps:bodyPr>
                    </wps:wsp>
                  </a:graphicData>
                </a:graphic>
              </wp:inline>
            </w:drawing>
          </mc:Choice>
          <mc:Fallback>
            <w:pict>
              <v:shape w14:anchorId="6BB9DAB3" id="テキスト ボックス 2" o:spid="_x0000_s1028" type="#_x0000_t202" style="width:246.75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" filled="f" stroked="f">
                <v:textbox inset="0,0,0,0">
                  <w:txbxContent>
                    <w:p w14:paraId="7FD3F51B" w14:textId="77777777" w:rsidR="000B64F1" w:rsidRDefault="00000000" w:rsidP="000B64F1">
                      <w:pPr>
                        <w:ind w:left="105" w:firstLine="210"/>
                        <w:jc w:val="center"/>
                        <w:rPr>
                          <w:rFonts w:ascii="Cambria Math" w:eastAsia="游明朝" w:hAnsi="+mn-cs" w:hint="eastAsia"/>
                          <w:i/>
                          <w:iCs/>
                          <w:color w:val="000000" w:themeColor="text1"/>
                          <w:kern w:val="24"/>
                          <w:szCs w:val="21"/>
                        </w:rPr>
                      </w:pPr>
                      <m:oMathPara>
                        <m:oMath>
                          <m:sSub>
                            <m:sSubPr>
                              <m:ctrlPr>
                                <w:rPr>
                                  <w:rFonts w:ascii="Cambria Math" w:eastAsia="游明朝" w:hAnsi="Cambria Math"/>
                                  <w:i/>
                                  <w:iCs/>
                                  <w:color w:val="000000" w:themeColor="text1"/>
                                  <w:kern w:val="24"/>
                                  <w:szCs w:val="21"/>
                                </w:rPr>
                              </m:ctrlPr>
                            </m:sSubPr>
                            <m:e>
                              <m:r>
                                <w:rPr>
                                  <w:rFonts w:ascii="Cambria Math" w:eastAsia="游明朝" w:hAnsi="Cambria Math"/>
                                  <w:color w:val="000000" w:themeColor="text1"/>
                                  <w:kern w:val="24"/>
                                  <w:szCs w:val="21"/>
                                </w:rPr>
                                <m:t>a</m:t>
                              </m:r>
                            </m:e>
                            <m:sub>
                              <m:r>
                                <w:rPr>
                                  <w:rFonts w:ascii="Cambria Math" w:eastAsia="游明朝" w:hAnsi="Cambria Math"/>
                                  <w:color w:val="000000" w:themeColor="text1"/>
                                  <w:kern w:val="24"/>
                                  <w:szCs w:val="21"/>
                                </w:rPr>
                                <m:t>t</m:t>
                              </m:r>
                            </m:sub>
                          </m:sSub>
                          <m:r>
                            <w:rPr>
                              <w:rFonts w:ascii="Cambria Math" w:eastAsia="游明朝" w:hAnsi="Cambria Math"/>
                              <w:color w:val="000000" w:themeColor="text1"/>
                              <w:kern w:val="24"/>
                              <w:szCs w:val="21"/>
                            </w:rPr>
                            <m:t>=</m:t>
                          </m:r>
                          <m:r>
                            <w:rPr>
                              <w:rFonts w:ascii="Cambria Math" w:eastAsia="Cambria Math" w:hAnsi="Cambria Math"/>
                              <w:color w:val="000000" w:themeColor="text1"/>
                              <w:kern w:val="24"/>
                              <w:szCs w:val="21"/>
                            </w:rPr>
                            <m:t>a∙min</m:t>
                          </m:r>
                          <m:d>
                            <m:dPr>
                              <m:begChr m:val="["/>
                              <m:endChr m:val="]"/>
                              <m:ctrlPr>
                                <w:rPr>
                                  <w:rFonts w:ascii="Cambria Math" w:eastAsia="Cambria Math" w:hAnsi="Cambria Math"/>
                                  <w:i/>
                                  <w:iCs/>
                                  <w:color w:val="000000" w:themeColor="text1"/>
                                  <w:kern w:val="24"/>
                                  <w:szCs w:val="21"/>
                                </w:rPr>
                              </m:ctrlPr>
                            </m:dPr>
                            <m:e>
                              <m:r>
                                <w:rPr>
                                  <w:rFonts w:ascii="Cambria Math" w:eastAsia="Cambria Math" w:hAnsi="Cambria Math"/>
                                  <w:color w:val="000000" w:themeColor="text1"/>
                                  <w:kern w:val="24"/>
                                  <w:szCs w:val="21"/>
                                </w:rPr>
                                <m:t>1-</m:t>
                              </m:r>
                              <m:sSup>
                                <m:sSupPr>
                                  <m:ctrlPr>
                                    <w:rPr>
                                      <w:rFonts w:ascii="Cambria Math" w:eastAsia="Cambria Math" w:hAnsi="Cambria Math"/>
                                      <w:i/>
                                      <w:iCs/>
                                      <w:color w:val="000000" w:themeColor="text1"/>
                                      <w:kern w:val="24"/>
                                      <w:szCs w:val="21"/>
                                    </w:rPr>
                                  </m:ctrlPr>
                                </m:sSupPr>
                                <m:e>
                                  <m:d>
                                    <m:dPr>
                                      <m:ctrlPr>
                                        <w:rPr>
                                          <w:rFonts w:ascii="Cambria Math" w:eastAsia="Cambria Math" w:hAnsi="Cambria Math"/>
                                          <w:i/>
                                          <w:iCs/>
                                          <w:color w:val="000000" w:themeColor="text1"/>
                                          <w:kern w:val="24"/>
                                          <w:szCs w:val="21"/>
                                        </w:rPr>
                                      </m:ctrlPr>
                                    </m:dPr>
                                    <m:e>
                                      <m:f>
                                        <m:fPr>
                                          <m:ctrlPr>
                                            <w:rPr>
                                              <w:rFonts w:ascii="Cambria Math" w:eastAsia="Cambria Math" w:hAnsi="Cambria Math"/>
                                              <w:i/>
                                              <w:iCs/>
                                              <w:color w:val="000000" w:themeColor="text1"/>
                                              <w:kern w:val="24"/>
                                              <w:szCs w:val="21"/>
                                            </w:rPr>
                                          </m:ctrlPr>
                                        </m:fPr>
                                        <m:num>
                                          <m:sSub>
                                            <m:sSubPr>
                                              <m:ctrlPr>
                                                <w:rPr>
                                                  <w:rFonts w:ascii="Cambria Math" w:eastAsia="Cambria Math" w:hAnsi="Cambria Math"/>
                                                  <w:i/>
                                                  <w:iCs/>
                                                  <w:color w:val="000000" w:themeColor="text1"/>
                                                  <w:kern w:val="24"/>
                                                  <w:szCs w:val="21"/>
                                                </w:rPr>
                                              </m:ctrlPr>
                                            </m:sSubPr>
                                            <m:e>
                                              <m:r>
                                                <w:rPr>
                                                  <w:rFonts w:ascii="Cambria Math" w:eastAsia="Cambria Math" w:hAnsi="Cambria Math"/>
                                                  <w:color w:val="000000" w:themeColor="text1"/>
                                                  <w:kern w:val="24"/>
                                                  <w:szCs w:val="21"/>
                                                </w:rPr>
                                                <m:t>v</m:t>
                                              </m:r>
                                            </m:e>
                                            <m:sub>
                                              <m:r>
                                                <w:rPr>
                                                  <w:rFonts w:ascii="Cambria Math" w:eastAsia="Cambria Math" w:hAnsi="Cambria Math"/>
                                                  <w:color w:val="000000" w:themeColor="text1"/>
                                                  <w:kern w:val="24"/>
                                                  <w:szCs w:val="21"/>
                                                </w:rPr>
                                                <m:t>t</m:t>
                                              </m:r>
                                            </m:sub>
                                          </m:sSub>
                                        </m:num>
                                        <m:den>
                                          <m:sSub>
                                            <m:sSubPr>
                                              <m:ctrlPr>
                                                <w:rPr>
                                                  <w:rFonts w:ascii="Cambria Math" w:eastAsia="Cambria Math" w:hAnsi="Cambria Math"/>
                                                  <w:i/>
                                                  <w:iCs/>
                                                  <w:color w:val="000000" w:themeColor="text1"/>
                                                  <w:kern w:val="24"/>
                                                  <w:szCs w:val="21"/>
                                                </w:rPr>
                                              </m:ctrlPr>
                                            </m:sSubPr>
                                            <m:e>
                                              <m:r>
                                                <w:rPr>
                                                  <w:rFonts w:ascii="Cambria Math" w:eastAsia="Cambria Math" w:hAnsi="Cambria Math"/>
                                                  <w:color w:val="000000" w:themeColor="text1"/>
                                                  <w:kern w:val="24"/>
                                                  <w:szCs w:val="21"/>
                                                </w:rPr>
                                                <m:t>v</m:t>
                                              </m:r>
                                            </m:e>
                                            <m:sub>
                                              <m:r>
                                                <w:rPr>
                                                  <w:rFonts w:ascii="Cambria Math" w:eastAsia="Cambria Math" w:hAnsi="Cambria Math"/>
                                                  <w:color w:val="000000" w:themeColor="text1"/>
                                                  <w:kern w:val="24"/>
                                                  <w:szCs w:val="21"/>
                                                </w:rPr>
                                                <m:t>d</m:t>
                                              </m:r>
                                            </m:sub>
                                          </m:sSub>
                                        </m:den>
                                      </m:f>
                                    </m:e>
                                  </m:d>
                                </m:e>
                                <m:sup>
                                  <m:r>
                                    <w:rPr>
                                      <w:rFonts w:ascii="Cambria Math" w:eastAsia="Cambria Math" w:hAnsi="Cambria Math"/>
                                      <w:color w:val="000000" w:themeColor="text1"/>
                                      <w:kern w:val="24"/>
                                      <w:szCs w:val="21"/>
                                    </w:rPr>
                                    <m:t>δ</m:t>
                                  </m:r>
                                </m:sup>
                              </m:sSup>
                              <m:r>
                                <w:rPr>
                                  <w:rFonts w:ascii="Cambria Math" w:eastAsia="Cambria Math" w:hAnsi="Cambria Math"/>
                                  <w:color w:val="000000" w:themeColor="text1"/>
                                  <w:kern w:val="24"/>
                                  <w:szCs w:val="21"/>
                                </w:rPr>
                                <m:t>,1-</m:t>
                              </m:r>
                              <m:sSup>
                                <m:sSupPr>
                                  <m:ctrlPr>
                                    <w:rPr>
                                      <w:rFonts w:ascii="Cambria Math" w:eastAsia="Cambria Math" w:hAnsi="Cambria Math"/>
                                      <w:i/>
                                      <w:iCs/>
                                      <w:color w:val="000000" w:themeColor="text1"/>
                                      <w:kern w:val="24"/>
                                      <w:szCs w:val="21"/>
                                    </w:rPr>
                                  </m:ctrlPr>
                                </m:sSupPr>
                                <m:e>
                                  <m:d>
                                    <m:dPr>
                                      <m:ctrlPr>
                                        <w:rPr>
                                          <w:rFonts w:ascii="Cambria Math" w:eastAsia="Cambria Math" w:hAnsi="Cambria Math"/>
                                          <w:i/>
                                          <w:iCs/>
                                          <w:color w:val="000000" w:themeColor="text1"/>
                                          <w:kern w:val="24"/>
                                          <w:szCs w:val="21"/>
                                        </w:rPr>
                                      </m:ctrlPr>
                                    </m:dPr>
                                    <m:e>
                                      <m:f>
                                        <m:fPr>
                                          <m:ctrlPr>
                                            <w:rPr>
                                              <w:rFonts w:ascii="Cambria Math" w:eastAsia="Cambria Math" w:hAnsi="Cambria Math"/>
                                              <w:i/>
                                              <w:iCs/>
                                              <w:color w:val="000000" w:themeColor="text1"/>
                                              <w:kern w:val="24"/>
                                              <w:szCs w:val="21"/>
                                            </w:rPr>
                                          </m:ctrlPr>
                                        </m:fPr>
                                        <m:num>
                                          <m:sSup>
                                            <m:sSupPr>
                                              <m:ctrlPr>
                                                <w:rPr>
                                                  <w:rFonts w:ascii="Cambria Math" w:eastAsia="Cambria Math" w:hAnsi="Cambria Math"/>
                                                  <w:i/>
                                                  <w:iCs/>
                                                  <w:color w:val="000000" w:themeColor="text1"/>
                                                  <w:kern w:val="24"/>
                                                  <w:szCs w:val="21"/>
                                                </w:rPr>
                                              </m:ctrlPr>
                                            </m:sSupPr>
                                            <m:e>
                                              <m:r>
                                                <w:rPr>
                                                  <w:rFonts w:ascii="Cambria Math" w:eastAsia="Cambria Math" w:hAnsi="Cambria Math"/>
                                                  <w:color w:val="000000" w:themeColor="text1"/>
                                                  <w:kern w:val="24"/>
                                                  <w:szCs w:val="21"/>
                                                </w:rPr>
                                                <m:t>s</m:t>
                                              </m:r>
                                            </m:e>
                                            <m:sup>
                                              <m:r>
                                                <w:rPr>
                                                  <w:rFonts w:ascii="Cambria Math" w:eastAsia="Cambria Math" w:hAnsi="Cambria Math"/>
                                                  <w:color w:val="000000" w:themeColor="text1"/>
                                                  <w:kern w:val="24"/>
                                                  <w:szCs w:val="21"/>
                                                </w:rPr>
                                                <m:t>*</m:t>
                                              </m:r>
                                            </m:sup>
                                          </m:sSup>
                                          <m:d>
                                            <m:dPr>
                                              <m:ctrlPr>
                                                <w:rPr>
                                                  <w:rFonts w:ascii="Cambria Math" w:eastAsia="Cambria Math" w:hAnsi="Cambria Math"/>
                                                  <w:i/>
                                                  <w:iCs/>
                                                  <w:color w:val="000000" w:themeColor="text1"/>
                                                  <w:kern w:val="24"/>
                                                  <w:szCs w:val="21"/>
                                                </w:rPr>
                                              </m:ctrlPr>
                                            </m:dPr>
                                            <m:e>
                                              <m:sSub>
                                                <m:sSubPr>
                                                  <m:ctrlPr>
                                                    <w:rPr>
                                                      <w:rFonts w:ascii="Cambria Math" w:eastAsia="Cambria Math" w:hAnsi="Cambria Math"/>
                                                      <w:i/>
                                                      <w:iCs/>
                                                      <w:color w:val="000000" w:themeColor="text1"/>
                                                      <w:kern w:val="24"/>
                                                      <w:szCs w:val="21"/>
                                                    </w:rPr>
                                                  </m:ctrlPr>
                                                </m:sSubPr>
                                                <m:e>
                                                  <m:r>
                                                    <w:rPr>
                                                      <w:rFonts w:ascii="Cambria Math" w:eastAsia="Cambria Math" w:hAnsi="Cambria Math"/>
                                                      <w:color w:val="000000" w:themeColor="text1"/>
                                                      <w:kern w:val="24"/>
                                                      <w:szCs w:val="21"/>
                                                    </w:rPr>
                                                    <m:t>v</m:t>
                                                  </m:r>
                                                </m:e>
                                                <m:sub>
                                                  <m:r>
                                                    <w:rPr>
                                                      <w:rFonts w:ascii="Cambria Math" w:eastAsia="Cambria Math" w:hAnsi="Cambria Math"/>
                                                      <w:color w:val="000000" w:themeColor="text1"/>
                                                      <w:kern w:val="24"/>
                                                      <w:szCs w:val="21"/>
                                                    </w:rPr>
                                                    <m:t>t</m:t>
                                                  </m:r>
                                                </m:sub>
                                              </m:sSub>
                                              <m:r>
                                                <w:rPr>
                                                  <w:rFonts w:ascii="Cambria Math" w:eastAsia="Cambria Math" w:hAnsi="Cambria Math"/>
                                                  <w:color w:val="000000" w:themeColor="text1"/>
                                                  <w:kern w:val="24"/>
                                                  <w:szCs w:val="21"/>
                                                </w:rPr>
                                                <m:t>,</m:t>
                                              </m:r>
                                              <m:sSub>
                                                <m:sSubPr>
                                                  <m:ctrlPr>
                                                    <w:rPr>
                                                      <w:rFonts w:ascii="Cambria Math" w:eastAsia="Cambria Math" w:hAnsi="Cambria Math"/>
                                                      <w:i/>
                                                      <w:iCs/>
                                                      <w:color w:val="000000" w:themeColor="text1"/>
                                                      <w:kern w:val="24"/>
                                                      <w:szCs w:val="21"/>
                                                    </w:rPr>
                                                  </m:ctrlPr>
                                                </m:sSubPr>
                                                <m:e>
                                                  <m:r>
                                                    <w:rPr>
                                                      <w:rFonts w:ascii="Cambria Math" w:eastAsia="Cambria Math" w:hAnsi="Cambria Math"/>
                                                      <w:color w:val="000000" w:themeColor="text1"/>
                                                      <w:kern w:val="24"/>
                                                      <w:szCs w:val="21"/>
                                                    </w:rPr>
                                                    <m:t>∆v</m:t>
                                                  </m:r>
                                                </m:e>
                                                <m:sub>
                                                  <m:r>
                                                    <w:rPr>
                                                      <w:rFonts w:ascii="Cambria Math" w:eastAsia="Cambria Math" w:hAnsi="Cambria Math"/>
                                                      <w:color w:val="000000" w:themeColor="text1"/>
                                                      <w:kern w:val="24"/>
                                                      <w:szCs w:val="21"/>
                                                    </w:rPr>
                                                    <m:t>t</m:t>
                                                  </m:r>
                                                </m:sub>
                                              </m:sSub>
                                            </m:e>
                                          </m:d>
                                        </m:num>
                                        <m:den>
                                          <m:r>
                                            <w:rPr>
                                              <w:rFonts w:ascii="Cambria Math" w:eastAsia="Cambria Math" w:hAnsi="Cambria Math"/>
                                              <w:color w:val="000000" w:themeColor="text1"/>
                                              <w:kern w:val="24"/>
                                              <w:szCs w:val="21"/>
                                            </w:rPr>
                                            <m:t>s</m:t>
                                          </m:r>
                                        </m:den>
                                      </m:f>
                                    </m:e>
                                  </m:d>
                                </m:e>
                                <m:sup>
                                  <m:r>
                                    <w:rPr>
                                      <w:rFonts w:ascii="Cambria Math" w:eastAsia="Cambria Math" w:hAnsi="Cambria Math"/>
                                      <w:color w:val="000000" w:themeColor="text1"/>
                                      <w:kern w:val="24"/>
                                      <w:szCs w:val="21"/>
                                    </w:rPr>
                                    <m:t>2</m:t>
                                  </m:r>
                                </m:sup>
                              </m:sSup>
                            </m:e>
                          </m:d>
                        </m:oMath>
                      </m:oMathPara>
                    </w:p>
                  </w:txbxContent>
                </v:textbox>
                <w10:anchorlock/>
              </v:shape>
            </w:pict>
          </mc:Fallback>
        </mc:AlternateContent>
      </w:r>
    </w:p>
    <w:p w14:paraId="11004D68" w14:textId="4A0337A3" w:rsidR="000B64F1" w:rsidRPr="00D5370E" w:rsidRDefault="00000000" w:rsidP="000B64F1">
      <w:pPr>
        <w:rPr>
          <w:rFonts w:ascii="Times New Roman" w:hAnsi="Times New Roman"/>
          <w:i/>
          <w:sz w:val="20"/>
        </w:rPr>
      </w:pPr>
      <m:oMathPara>
        <m:oMathParaPr>
          <m:jc m:val="center"/>
        </m:oMathParaPr>
        <m:oMath>
          <m:sSup>
            <m:sSupPr>
              <m:ctrlPr>
                <w:rPr>
                  <w:rFonts w:ascii="Cambria Math" w:hAnsi="Cambria Math"/>
                  <w:i/>
                  <w:iCs/>
                  <w:sz w:val="20"/>
                </w:rPr>
              </m:ctrlPr>
            </m:sSupPr>
            <m:e>
              <m:r>
                <w:rPr>
                  <w:rFonts w:ascii="Cambria Math" w:hAnsi="Cambria Math"/>
                  <w:sz w:val="20"/>
                </w:rPr>
                <m:t>s</m:t>
              </m:r>
            </m:e>
            <m:sup>
              <m:r>
                <w:rPr>
                  <w:rFonts w:ascii="Cambria Math" w:hAnsi="Cambria Math"/>
                  <w:sz w:val="20"/>
                </w:rPr>
                <m:t>*</m:t>
              </m:r>
            </m:sup>
          </m:sSup>
          <m:d>
            <m:dPr>
              <m:ctrlPr>
                <w:rPr>
                  <w:rFonts w:ascii="Cambria Math" w:hAnsi="Cambria Math"/>
                  <w:i/>
                  <w:iCs/>
                  <w:sz w:val="20"/>
                </w:rPr>
              </m:ctrlPr>
            </m:dPr>
            <m:e>
              <m:sSub>
                <m:sSubPr>
                  <m:ctrlPr>
                    <w:rPr>
                      <w:rFonts w:ascii="Cambria Math" w:hAnsi="Cambria Math"/>
                      <w:i/>
                      <w:iCs/>
                      <w:sz w:val="20"/>
                    </w:rPr>
                  </m:ctrlPr>
                </m:sSubPr>
                <m:e>
                  <m:r>
                    <w:rPr>
                      <w:rFonts w:ascii="Cambria Math" w:hAnsi="Cambria Math"/>
                      <w:sz w:val="20"/>
                    </w:rPr>
                    <m:t>v</m:t>
                  </m:r>
                </m:e>
                <m:sub>
                  <m:r>
                    <w:rPr>
                      <w:rFonts w:ascii="Cambria Math" w:hAnsi="Cambria Math"/>
                      <w:sz w:val="20"/>
                    </w:rPr>
                    <m:t>t</m:t>
                  </m:r>
                </m:sub>
              </m:sSub>
              <m:r>
                <w:rPr>
                  <w:rFonts w:ascii="Cambria Math" w:hAnsi="Cambria Math"/>
                  <w:sz w:val="20"/>
                </w:rPr>
                <m:t>,</m:t>
              </m:r>
              <m:sSub>
                <m:sSubPr>
                  <m:ctrlPr>
                    <w:rPr>
                      <w:rFonts w:ascii="Cambria Math" w:hAnsi="Cambria Math"/>
                      <w:i/>
                      <w:iCs/>
                      <w:sz w:val="20"/>
                    </w:rPr>
                  </m:ctrlPr>
                </m:sSubPr>
                <m:e>
                  <m:r>
                    <w:rPr>
                      <w:rFonts w:ascii="Cambria Math" w:hAnsi="Cambria Math"/>
                      <w:sz w:val="20"/>
                    </w:rPr>
                    <m:t>∆v</m:t>
                  </m:r>
                </m:e>
                <m:sub>
                  <m:r>
                    <w:rPr>
                      <w:rFonts w:ascii="Cambria Math" w:hAnsi="Cambria Math"/>
                      <w:sz w:val="20"/>
                    </w:rPr>
                    <m:t>t</m:t>
                  </m:r>
                </m:sub>
              </m:sSub>
            </m:e>
          </m:d>
          <m:r>
            <w:rPr>
              <w:rFonts w:ascii="Cambria Math" w:hAnsi="Cambria Math"/>
              <w:sz w:val="20"/>
            </w:rPr>
            <m:t>=</m:t>
          </m:r>
          <m:sSup>
            <m:sSupPr>
              <m:ctrlPr>
                <w:rPr>
                  <w:rFonts w:ascii="Cambria Math" w:hAnsi="Cambria Math"/>
                  <w:i/>
                  <w:iCs/>
                  <w:sz w:val="20"/>
                </w:rPr>
              </m:ctrlPr>
            </m:sSupPr>
            <m:e>
              <m:r>
                <w:rPr>
                  <w:rFonts w:ascii="Cambria Math" w:hAnsi="Cambria Math"/>
                  <w:sz w:val="20"/>
                </w:rPr>
                <m:t>s</m:t>
              </m:r>
            </m:e>
            <m:sup>
              <m:r>
                <w:rPr>
                  <w:rFonts w:ascii="Cambria Math" w:hAnsi="Cambria Math"/>
                  <w:sz w:val="20"/>
                </w:rPr>
                <m:t>0</m:t>
              </m:r>
            </m:sup>
          </m:sSup>
          <m:r>
            <w:rPr>
              <w:rFonts w:ascii="Cambria Math" w:hAnsi="Cambria Math"/>
              <w:sz w:val="20"/>
            </w:rPr>
            <m:t>+</m:t>
          </m:r>
          <m:sSub>
            <m:sSubPr>
              <m:ctrlPr>
                <w:rPr>
                  <w:rFonts w:ascii="Cambria Math" w:hAnsi="Cambria Math"/>
                  <w:i/>
                  <w:iCs/>
                  <w:sz w:val="20"/>
                </w:rPr>
              </m:ctrlPr>
            </m:sSubPr>
            <m:e>
              <m:r>
                <w:rPr>
                  <w:rFonts w:ascii="Cambria Math" w:hAnsi="Cambria Math"/>
                  <w:sz w:val="20"/>
                </w:rPr>
                <m:t>v</m:t>
              </m:r>
            </m:e>
            <m:sub>
              <m:r>
                <w:rPr>
                  <w:rFonts w:ascii="Cambria Math" w:hAnsi="Cambria Math"/>
                  <w:sz w:val="20"/>
                </w:rPr>
                <m:t>t</m:t>
              </m:r>
            </m:sub>
          </m:sSub>
          <m:r>
            <w:rPr>
              <w:rFonts w:ascii="Cambria Math" w:hAnsi="Cambria Math"/>
              <w:sz w:val="20"/>
            </w:rPr>
            <m:t>T+</m:t>
          </m:r>
          <m:f>
            <m:fPr>
              <m:ctrlPr>
                <w:rPr>
                  <w:rFonts w:ascii="Cambria Math" w:hAnsi="Cambria Math"/>
                  <w:i/>
                  <w:iCs/>
                  <w:sz w:val="20"/>
                </w:rPr>
              </m:ctrlPr>
            </m:fPr>
            <m:num>
              <m:sSub>
                <m:sSubPr>
                  <m:ctrlPr>
                    <w:rPr>
                      <w:rFonts w:ascii="Cambria Math" w:hAnsi="Cambria Math"/>
                      <w:i/>
                      <w:iCs/>
                      <w:sz w:val="20"/>
                    </w:rPr>
                  </m:ctrlPr>
                </m:sSubPr>
                <m:e>
                  <m:r>
                    <w:rPr>
                      <w:rFonts w:ascii="Cambria Math" w:hAnsi="Cambria Math"/>
                      <w:sz w:val="20"/>
                    </w:rPr>
                    <m:t>v</m:t>
                  </m:r>
                </m:e>
                <m:sub>
                  <m:r>
                    <w:rPr>
                      <w:rFonts w:ascii="Cambria Math" w:hAnsi="Cambria Math"/>
                      <w:sz w:val="20"/>
                    </w:rPr>
                    <m:t>t</m:t>
                  </m:r>
                </m:sub>
              </m:sSub>
              <m:sSub>
                <m:sSubPr>
                  <m:ctrlPr>
                    <w:rPr>
                      <w:rFonts w:ascii="Cambria Math" w:hAnsi="Cambria Math"/>
                      <w:i/>
                      <w:iCs/>
                      <w:sz w:val="20"/>
                    </w:rPr>
                  </m:ctrlPr>
                </m:sSubPr>
                <m:e>
                  <m:r>
                    <w:rPr>
                      <w:rFonts w:ascii="Cambria Math" w:hAnsi="Cambria Math"/>
                      <w:sz w:val="20"/>
                    </w:rPr>
                    <m:t>∆v</m:t>
                  </m:r>
                </m:e>
                <m:sub>
                  <m:r>
                    <w:rPr>
                      <w:rFonts w:ascii="Cambria Math" w:hAnsi="Cambria Math"/>
                      <w:sz w:val="20"/>
                    </w:rPr>
                    <m:t>t</m:t>
                  </m:r>
                </m:sub>
              </m:sSub>
            </m:num>
            <m:den>
              <m:r>
                <w:rPr>
                  <w:rFonts w:ascii="Cambria Math" w:hAnsi="Cambria Math"/>
                  <w:sz w:val="20"/>
                </w:rPr>
                <m:t>2</m:t>
              </m:r>
              <m:rad>
                <m:radPr>
                  <m:degHide m:val="1"/>
                  <m:ctrlPr>
                    <w:rPr>
                      <w:rFonts w:ascii="Cambria Math" w:hAnsi="Cambria Math"/>
                      <w:i/>
                      <w:iCs/>
                      <w:sz w:val="20"/>
                    </w:rPr>
                  </m:ctrlPr>
                </m:radPr>
                <m:deg/>
                <m:e>
                  <m:r>
                    <w:rPr>
                      <w:rFonts w:ascii="Cambria Math" w:hAnsi="Cambria Math"/>
                      <w:sz w:val="20"/>
                    </w:rPr>
                    <m:t>ab</m:t>
                  </m:r>
                </m:e>
              </m:rad>
            </m:den>
          </m:f>
        </m:oMath>
      </m:oMathPara>
    </w:p>
    <w:p w14:paraId="53A64C99" w14:textId="77777777" w:rsidR="000B64F1" w:rsidRPr="000B64F1" w:rsidRDefault="000B64F1">
      <w:pPr>
        <w:jc w:val="center"/>
        <w:rPr>
          <w:rFonts w:ascii="Times New Roman" w:hAnsi="Times New Roman"/>
          <w:sz w:val="20"/>
        </w:rPr>
        <w:pPrChange w:id="416" w:author="響生 畠中" w:date="2025-11-05T14:25:00Z" w16du:dateUtc="2025-11-05T05:25:00Z">
          <w:pPr/>
        </w:pPrChange>
      </w:pPr>
      <w:r w:rsidRPr="000B64F1">
        <w:rPr>
          <w:rFonts w:ascii="Times New Roman" w:hAnsi="Times New Roman"/>
          <w:noProof/>
          <w:sz w:val="20"/>
        </w:rPr>
        <mc:AlternateContent>
          <mc:Choice Requires="wps">
            <w:drawing>
              <wp:inline distT="0" distB="0" distL="0" distR="0" wp14:anchorId="4EACE8FF" wp14:editId="5A735AA6">
                <wp:extent cx="1285875" cy="381000"/>
                <wp:effectExtent l="0" t="0" r="0" b="0"/>
                <wp:docPr id="531487520" name="テキスト ボックス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6F169B" w14:textId="77777777" w:rsidR="000B64F1" w:rsidRPr="00D5370E" w:rsidRDefault="00000000" w:rsidP="000B64F1">
                            <w:pPr>
                              <w:ind w:left="105" w:firstLine="210"/>
                              <w:jc w:val="center"/>
                              <w:rPr>
                                <w:rFonts w:ascii="Cambria Math" w:eastAsia="游明朝" w:hAnsi="+mn-cs" w:hint="eastAsia"/>
                                <w:i/>
                                <w:iCs/>
                                <w:color w:val="000000" w:themeColor="text1"/>
                                <w:kern w:val="24"/>
                                <w:szCs w:val="18"/>
                              </w:rPr>
                            </w:pPr>
                            <m:oMathPara>
                              <m:oMathParaPr>
                                <m:jc m:val="center"/>
                              </m:oMathParaPr>
                              <m:oMath>
                                <m:sSup>
                                  <m:sSupPr>
                                    <m:ctrlPr>
                                      <w:rPr>
                                        <w:rFonts w:ascii="Cambria Math" w:eastAsia="游明朝" w:hAnsi="Cambria Math"/>
                                        <w:i/>
                                        <w:iCs/>
                                        <w:color w:val="000000" w:themeColor="text1"/>
                                        <w:kern w:val="24"/>
                                        <w:szCs w:val="21"/>
                                      </w:rPr>
                                    </m:ctrlPr>
                                  </m:sSupPr>
                                  <m:e>
                                    <m:r>
                                      <w:rPr>
                                        <w:rFonts w:ascii="Cambria Math" w:eastAsia="游明朝" w:hAnsi="Cambria Math"/>
                                        <w:color w:val="000000" w:themeColor="text1"/>
                                        <w:kern w:val="24"/>
                                        <w:szCs w:val="21"/>
                                      </w:rPr>
                                      <m:t>s</m:t>
                                    </m:r>
                                  </m:e>
                                  <m:sup>
                                    <m:r>
                                      <w:rPr>
                                        <w:rFonts w:ascii="Cambria Math" w:eastAsia="游明朝" w:hAnsi="Cambria Math"/>
                                        <w:color w:val="000000" w:themeColor="text1"/>
                                        <w:kern w:val="24"/>
                                        <w:szCs w:val="21"/>
                                      </w:rPr>
                                      <m:t>0</m:t>
                                    </m:r>
                                  </m:sup>
                                </m:sSup>
                                <m:r>
                                  <w:rPr>
                                    <w:rFonts w:ascii="Cambria Math" w:eastAsia="游明朝" w:hAnsi="Cambria Math"/>
                                    <w:color w:val="000000" w:themeColor="text1"/>
                                    <w:kern w:val="24"/>
                                    <w:szCs w:val="21"/>
                                  </w:rPr>
                                  <m:t>=</m:t>
                                </m:r>
                                <m:f>
                                  <m:fPr>
                                    <m:ctrlPr>
                                      <w:rPr>
                                        <w:rFonts w:ascii="Cambria Math" w:eastAsia="游明朝" w:hAnsi="Cambria Math"/>
                                        <w:i/>
                                        <w:iCs/>
                                        <w:color w:val="000000" w:themeColor="text1"/>
                                        <w:kern w:val="24"/>
                                        <w:szCs w:val="21"/>
                                      </w:rPr>
                                    </m:ctrlPr>
                                  </m:fPr>
                                  <m:num>
                                    <m:r>
                                      <w:rPr>
                                        <w:rFonts w:ascii="Cambria Math" w:eastAsia="游明朝" w:hAnsi="Cambria Math"/>
                                        <w:color w:val="000000" w:themeColor="text1"/>
                                        <w:kern w:val="24"/>
                                        <w:szCs w:val="21"/>
                                      </w:rPr>
                                      <m:t>1000</m:t>
                                    </m:r>
                                  </m:num>
                                  <m:den>
                                    <m:sSub>
                                      <m:sSubPr>
                                        <m:ctrlPr>
                                          <w:rPr>
                                            <w:rFonts w:ascii="Cambria Math" w:eastAsia="游明朝" w:hAnsi="Cambria Math"/>
                                            <w:i/>
                                            <w:iCs/>
                                            <w:color w:val="000000" w:themeColor="text1"/>
                                            <w:kern w:val="24"/>
                                            <w:szCs w:val="21"/>
                                          </w:rPr>
                                        </m:ctrlPr>
                                      </m:sSubPr>
                                      <m:e>
                                        <m:r>
                                          <w:rPr>
                                            <w:rFonts w:ascii="Cambria Math" w:eastAsia="游明朝" w:hAnsi="Cambria Math"/>
                                            <w:color w:val="000000" w:themeColor="text1"/>
                                            <w:kern w:val="24"/>
                                            <w:szCs w:val="21"/>
                                          </w:rPr>
                                          <m:t>k</m:t>
                                        </m:r>
                                      </m:e>
                                      <m:sub>
                                        <m:r>
                                          <w:rPr>
                                            <w:rFonts w:ascii="Cambria Math" w:eastAsia="游明朝" w:hAnsi="Cambria Math"/>
                                            <w:color w:val="000000" w:themeColor="text1"/>
                                            <w:kern w:val="24"/>
                                            <w:szCs w:val="21"/>
                                          </w:rPr>
                                          <m:t>j</m:t>
                                        </m:r>
                                      </m:sub>
                                    </m:sSub>
                                  </m:den>
                                </m:f>
                                <m:r>
                                  <w:rPr>
                                    <w:rFonts w:ascii="Cambria Math" w:eastAsia="游明朝" w:hAnsi="Cambria Math"/>
                                    <w:color w:val="000000" w:themeColor="text1"/>
                                    <w:kern w:val="24"/>
                                    <w:szCs w:val="21"/>
                                  </w:rPr>
                                  <m:t>-l</m:t>
                                </m:r>
                              </m:oMath>
                            </m:oMathPara>
                          </w:p>
                        </w:txbxContent>
                      </wps:txbx>
                      <wps:bodyPr rot="0" vert="horz" wrap="square" lIns="0" tIns="0" rIns="0" bIns="0" anchor="t" anchorCtr="0" upright="1">
                        <a:noAutofit/>
                      </wps:bodyPr>
                    </wps:wsp>
                  </a:graphicData>
                </a:graphic>
              </wp:inline>
            </w:drawing>
          </mc:Choice>
          <mc:Fallback>
            <w:pict>
              <v:shape w14:anchorId="4EACE8FF" id="テキスト ボックス 8" o:spid="_x0000_s1029" type="#_x0000_t202" style="width:101.25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" filled="f" stroked="f">
                <v:textbox inset="0,0,0,0">
                  <w:txbxContent>
                    <w:p w14:paraId="016F169B" w14:textId="77777777" w:rsidR="000B64F1" w:rsidRPr="00D5370E" w:rsidRDefault="00000000" w:rsidP="000B64F1">
                      <w:pPr>
                        <w:ind w:left="105" w:firstLine="210"/>
                        <w:jc w:val="center"/>
                        <w:rPr>
                          <w:rFonts w:ascii="Cambria Math" w:eastAsia="游明朝" w:hAnsi="+mn-cs" w:hint="eastAsia"/>
                          <w:i/>
                          <w:iCs/>
                          <w:color w:val="000000" w:themeColor="text1"/>
                          <w:kern w:val="24"/>
                          <w:szCs w:val="18"/>
                        </w:rPr>
                      </w:pPr>
                      <m:oMathPara>
                        <m:oMathParaPr>
                          <m:jc m:val="center"/>
                        </m:oMathParaPr>
                        <m:oMath>
                          <m:sSup>
                            <m:sSupPr>
                              <m:ctrlPr>
                                <w:rPr>
                                  <w:rFonts w:ascii="Cambria Math" w:eastAsia="游明朝" w:hAnsi="Cambria Math"/>
                                  <w:i/>
                                  <w:iCs/>
                                  <w:color w:val="000000" w:themeColor="text1"/>
                                  <w:kern w:val="24"/>
                                  <w:szCs w:val="21"/>
                                </w:rPr>
                              </m:ctrlPr>
                            </m:sSupPr>
                            <m:e>
                              <m:r>
                                <w:rPr>
                                  <w:rFonts w:ascii="Cambria Math" w:eastAsia="游明朝" w:hAnsi="Cambria Math"/>
                                  <w:color w:val="000000" w:themeColor="text1"/>
                                  <w:kern w:val="24"/>
                                  <w:szCs w:val="21"/>
                                </w:rPr>
                                <m:t>s</m:t>
                              </m:r>
                            </m:e>
                            <m:sup>
                              <m:r>
                                <w:rPr>
                                  <w:rFonts w:ascii="Cambria Math" w:eastAsia="游明朝" w:hAnsi="Cambria Math"/>
                                  <w:color w:val="000000" w:themeColor="text1"/>
                                  <w:kern w:val="24"/>
                                  <w:szCs w:val="21"/>
                                </w:rPr>
                                <m:t>0</m:t>
                              </m:r>
                            </m:sup>
                          </m:sSup>
                          <m:r>
                            <w:rPr>
                              <w:rFonts w:ascii="Cambria Math" w:eastAsia="游明朝" w:hAnsi="Cambria Math"/>
                              <w:color w:val="000000" w:themeColor="text1"/>
                              <w:kern w:val="24"/>
                              <w:szCs w:val="21"/>
                            </w:rPr>
                            <m:t>=</m:t>
                          </m:r>
                          <m:f>
                            <m:fPr>
                              <m:ctrlPr>
                                <w:rPr>
                                  <w:rFonts w:ascii="Cambria Math" w:eastAsia="游明朝" w:hAnsi="Cambria Math"/>
                                  <w:i/>
                                  <w:iCs/>
                                  <w:color w:val="000000" w:themeColor="text1"/>
                                  <w:kern w:val="24"/>
                                  <w:szCs w:val="21"/>
                                </w:rPr>
                              </m:ctrlPr>
                            </m:fPr>
                            <m:num>
                              <m:r>
                                <w:rPr>
                                  <w:rFonts w:ascii="Cambria Math" w:eastAsia="游明朝" w:hAnsi="Cambria Math"/>
                                  <w:color w:val="000000" w:themeColor="text1"/>
                                  <w:kern w:val="24"/>
                                  <w:szCs w:val="21"/>
                                </w:rPr>
                                <m:t>1000</m:t>
                              </m:r>
                            </m:num>
                            <m:den>
                              <m:sSub>
                                <m:sSubPr>
                                  <m:ctrlPr>
                                    <w:rPr>
                                      <w:rFonts w:ascii="Cambria Math" w:eastAsia="游明朝" w:hAnsi="Cambria Math"/>
                                      <w:i/>
                                      <w:iCs/>
                                      <w:color w:val="000000" w:themeColor="text1"/>
                                      <w:kern w:val="24"/>
                                      <w:szCs w:val="21"/>
                                    </w:rPr>
                                  </m:ctrlPr>
                                </m:sSubPr>
                                <m:e>
                                  <m:r>
                                    <w:rPr>
                                      <w:rFonts w:ascii="Cambria Math" w:eastAsia="游明朝" w:hAnsi="Cambria Math"/>
                                      <w:color w:val="000000" w:themeColor="text1"/>
                                      <w:kern w:val="24"/>
                                      <w:szCs w:val="21"/>
                                    </w:rPr>
                                    <m:t>k</m:t>
                                  </m:r>
                                </m:e>
                                <m:sub>
                                  <m:r>
                                    <w:rPr>
                                      <w:rFonts w:ascii="Cambria Math" w:eastAsia="游明朝" w:hAnsi="Cambria Math"/>
                                      <w:color w:val="000000" w:themeColor="text1"/>
                                      <w:kern w:val="24"/>
                                      <w:szCs w:val="21"/>
                                    </w:rPr>
                                    <m:t>j</m:t>
                                  </m:r>
                                </m:sub>
                              </m:sSub>
                            </m:den>
                          </m:f>
                          <m:r>
                            <w:rPr>
                              <w:rFonts w:ascii="Cambria Math" w:eastAsia="游明朝" w:hAnsi="Cambria Math"/>
                              <w:color w:val="000000" w:themeColor="text1"/>
                              <w:kern w:val="24"/>
                              <w:szCs w:val="21"/>
                            </w:rPr>
                            <m:t>-l</m:t>
                          </m:r>
                        </m:oMath>
                      </m:oMathPara>
                    </w:p>
                  </w:txbxContent>
                </v:textbox>
                <w10:anchorlock/>
              </v:shape>
            </w:pict>
          </mc:Fallback>
        </mc:AlternateContent>
      </w:r>
    </w:p>
    <w:p w14:paraId="2DD55DCE" w14:textId="77777777" w:rsidR="000B64F1" w:rsidRPr="000B64F1" w:rsidRDefault="000B64F1">
      <w:pPr>
        <w:jc w:val="center"/>
        <w:rPr>
          <w:rFonts w:ascii="Times New Roman" w:hAnsi="Times New Roman"/>
          <w:sz w:val="20"/>
        </w:rPr>
        <w:pPrChange w:id="417" w:author="響生 畠中" w:date="2025-11-05T14:25:00Z" w16du:dateUtc="2025-11-05T05:25:00Z">
          <w:pPr/>
        </w:pPrChange>
      </w:pPr>
      <w:r w:rsidRPr="000B64F1">
        <w:rPr>
          <w:rFonts w:ascii="Times New Roman" w:hAnsi="Times New Roman"/>
          <w:noProof/>
          <w:sz w:val="20"/>
        </w:rPr>
        <mc:AlternateContent>
          <mc:Choice Requires="wps">
            <w:drawing>
              <wp:inline distT="0" distB="0" distL="0" distR="0" wp14:anchorId="16696E3F" wp14:editId="65B7157D">
                <wp:extent cx="838835" cy="412750"/>
                <wp:effectExtent l="0" t="0" r="0" b="0"/>
                <wp:docPr id="1422978890" name="テキスト ボックス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835" cy="412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15CD1B" w14:textId="77777777" w:rsidR="000B64F1" w:rsidRDefault="000B64F1" w:rsidP="000B64F1">
                            <w:pPr>
                              <w:ind w:left="105" w:firstLine="210"/>
                              <w:rPr>
                                <w:rFonts w:ascii="Times New Roman" w:hAnsi="Times New Roman"/>
                                <w:i/>
                                <w:iCs/>
                                <w:color w:val="000000" w:themeColor="text1"/>
                                <w:kern w:val="24"/>
                                <w:szCs w:val="18"/>
                              </w:rPr>
                            </w:pPr>
                            <m:oMathPara>
                              <m:oMathParaPr>
                                <m:jc m:val="centerGroup"/>
                              </m:oMathParaPr>
                              <m:oMath>
                                <m:r>
                                  <w:rPr>
                                    <w:rFonts w:ascii="Cambria Math" w:eastAsia="Cambria Math" w:hAnsi="Cambria Math"/>
                                    <w:color w:val="000000" w:themeColor="text1"/>
                                    <w:kern w:val="24"/>
                                    <w:szCs w:val="18"/>
                                  </w:rPr>
                                  <m:t>T</m:t>
                                </m:r>
                                <m:r>
                                  <w:rPr>
                                    <w:rFonts w:ascii="Cambria Math" w:eastAsia="游明朝" w:hAnsi="Cambria Math"/>
                                    <w:color w:val="000000" w:themeColor="text1"/>
                                    <w:kern w:val="24"/>
                                    <w:szCs w:val="18"/>
                                  </w:rPr>
                                  <m:t>=</m:t>
                                </m:r>
                                <m:f>
                                  <m:fPr>
                                    <m:ctrlPr>
                                      <w:rPr>
                                        <w:rFonts w:ascii="Cambria Math" w:eastAsia="游明朝" w:hAnsi="Cambria Math"/>
                                        <w:i/>
                                        <w:iCs/>
                                        <w:color w:val="000000" w:themeColor="text1"/>
                                        <w:kern w:val="24"/>
                                        <w:szCs w:val="18"/>
                                      </w:rPr>
                                    </m:ctrlPr>
                                  </m:fPr>
                                  <m:num>
                                    <m:r>
                                      <w:rPr>
                                        <w:rFonts w:ascii="Cambria Math" w:eastAsia="游明朝" w:hAnsi="Cambria Math"/>
                                        <w:color w:val="000000" w:themeColor="text1"/>
                                        <w:kern w:val="24"/>
                                        <w:szCs w:val="18"/>
                                      </w:rPr>
                                      <m:t>3600</m:t>
                                    </m:r>
                                  </m:num>
                                  <m:den>
                                    <m:sSub>
                                      <m:sSubPr>
                                        <m:ctrlPr>
                                          <w:rPr>
                                            <w:rFonts w:ascii="Cambria Math" w:eastAsia="游明朝" w:hAnsi="Cambria Math"/>
                                            <w:i/>
                                            <w:iCs/>
                                            <w:color w:val="000000" w:themeColor="text1"/>
                                            <w:kern w:val="24"/>
                                            <w:szCs w:val="18"/>
                                          </w:rPr>
                                        </m:ctrlPr>
                                      </m:sSubPr>
                                      <m:e>
                                        <m:r>
                                          <w:rPr>
                                            <w:rFonts w:ascii="Cambria Math" w:eastAsia="游明朝" w:hAnsi="Cambria Math"/>
                                            <w:color w:val="000000" w:themeColor="text1"/>
                                            <w:kern w:val="24"/>
                                            <w:szCs w:val="18"/>
                                          </w:rPr>
                                          <m:t>Q</m:t>
                                        </m:r>
                                      </m:e>
                                      <m:sub>
                                        <m:r>
                                          <w:rPr>
                                            <w:rFonts w:ascii="Cambria Math" w:eastAsia="游明朝" w:hAnsi="Cambria Math"/>
                                            <w:color w:val="000000" w:themeColor="text1"/>
                                            <w:kern w:val="24"/>
                                            <w:szCs w:val="18"/>
                                          </w:rPr>
                                          <m:t>c</m:t>
                                        </m:r>
                                      </m:sub>
                                    </m:sSub>
                                  </m:den>
                                </m:f>
                                <m:r>
                                  <w:rPr>
                                    <w:rFonts w:ascii="Cambria Math" w:eastAsia="游明朝" w:hAnsi="Cambria Math"/>
                                    <w:color w:val="000000" w:themeColor="text1"/>
                                    <w:kern w:val="24"/>
                                    <w:szCs w:val="18"/>
                                  </w:rPr>
                                  <m:t>-</m:t>
                                </m:r>
                                <m:f>
                                  <m:fPr>
                                    <m:ctrlPr>
                                      <w:rPr>
                                        <w:rFonts w:ascii="Cambria Math" w:eastAsia="游明朝" w:hAnsi="Cambria Math"/>
                                        <w:i/>
                                        <w:iCs/>
                                        <w:color w:val="000000" w:themeColor="text1"/>
                                        <w:kern w:val="24"/>
                                        <w:szCs w:val="18"/>
                                      </w:rPr>
                                    </m:ctrlPr>
                                  </m:fPr>
                                  <m:num>
                                    <m:sSub>
                                      <m:sSubPr>
                                        <m:ctrlPr>
                                          <w:rPr>
                                            <w:rFonts w:ascii="Cambria Math" w:eastAsia="游明朝" w:hAnsi="Cambria Math"/>
                                            <w:i/>
                                            <w:iCs/>
                                            <w:color w:val="000000" w:themeColor="text1"/>
                                            <w:kern w:val="24"/>
                                            <w:szCs w:val="18"/>
                                          </w:rPr>
                                        </m:ctrlPr>
                                      </m:sSubPr>
                                      <m:e>
                                        <m:r>
                                          <w:rPr>
                                            <w:rFonts w:ascii="Cambria Math" w:eastAsia="游明朝" w:hAnsi="Cambria Math"/>
                                            <w:color w:val="000000" w:themeColor="text1"/>
                                            <w:kern w:val="24"/>
                                            <w:szCs w:val="18"/>
                                          </w:rPr>
                                          <m:t>s</m:t>
                                        </m:r>
                                      </m:e>
                                      <m:sub>
                                        <m:r>
                                          <w:rPr>
                                            <w:rFonts w:ascii="Cambria Math" w:eastAsia="游明朝" w:hAnsi="Cambria Math"/>
                                            <w:color w:val="000000" w:themeColor="text1"/>
                                            <w:kern w:val="24"/>
                                            <w:szCs w:val="18"/>
                                          </w:rPr>
                                          <m:t>j</m:t>
                                        </m:r>
                                      </m:sub>
                                    </m:sSub>
                                  </m:num>
                                  <m:den>
                                    <m:sSub>
                                      <m:sSubPr>
                                        <m:ctrlPr>
                                          <w:rPr>
                                            <w:rFonts w:ascii="Cambria Math" w:eastAsia="游明朝" w:hAnsi="Cambria Math"/>
                                            <w:i/>
                                            <w:iCs/>
                                            <w:color w:val="000000" w:themeColor="text1"/>
                                            <w:kern w:val="24"/>
                                            <w:szCs w:val="18"/>
                                          </w:rPr>
                                        </m:ctrlPr>
                                      </m:sSubPr>
                                      <m:e>
                                        <m:r>
                                          <w:rPr>
                                            <w:rFonts w:ascii="Cambria Math" w:eastAsia="游明朝" w:hAnsi="Cambria Math"/>
                                            <w:color w:val="000000" w:themeColor="text1"/>
                                            <w:kern w:val="24"/>
                                            <w:szCs w:val="18"/>
                                          </w:rPr>
                                          <m:t>v</m:t>
                                        </m:r>
                                      </m:e>
                                      <m:sub>
                                        <m:r>
                                          <w:rPr>
                                            <w:rFonts w:ascii="Cambria Math" w:eastAsia="游明朝" w:hAnsi="Cambria Math"/>
                                            <w:color w:val="000000" w:themeColor="text1"/>
                                            <w:kern w:val="24"/>
                                            <w:szCs w:val="18"/>
                                          </w:rPr>
                                          <m:t>f</m:t>
                                        </m:r>
                                      </m:sub>
                                    </m:sSub>
                                  </m:den>
                                </m:f>
                              </m:oMath>
                            </m:oMathPara>
                          </w:p>
                        </w:txbxContent>
                      </wps:txbx>
                      <wps:bodyPr rot="0" vert="horz" wrap="none" lIns="0" tIns="0" rIns="0" bIns="0" anchor="t" anchorCtr="0" upright="1">
                        <a:noAutofit/>
                      </wps:bodyPr>
                    </wps:wsp>
                  </a:graphicData>
                </a:graphic>
              </wp:inline>
            </w:drawing>
          </mc:Choice>
          <mc:Fallback>
            <w:pict>
              <v:shape w14:anchorId="16696E3F" id="テキスト ボックス 7" o:spid="_x0000_s1030" type="#_x0000_t202" style="width:66.05pt;height:32.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" filled="f" stroked="f">
                <v:textbox inset="0,0,0,0">
                  <w:txbxContent>
                    <w:p w14:paraId="5A15CD1B" w14:textId="77777777" w:rsidR="000B64F1" w:rsidRDefault="000B64F1" w:rsidP="000B64F1">
                      <w:pPr>
                        <w:ind w:left="105" w:firstLine="210"/>
                        <w:rPr>
                          <w:rFonts w:ascii="Times New Roman" w:hAnsi="Times New Roman"/>
                          <w:i/>
                          <w:iCs/>
                          <w:color w:val="000000" w:themeColor="text1"/>
                          <w:kern w:val="24"/>
                          <w:szCs w:val="18"/>
                        </w:rPr>
                      </w:pPr>
                      <m:oMathPara>
                        <m:oMathParaPr>
                          <m:jc m:val="centerGroup"/>
                        </m:oMathParaPr>
                        <m:oMath>
                          <m:r>
                            <w:rPr>
                              <w:rFonts w:ascii="Cambria Math" w:eastAsia="Cambria Math" w:hAnsi="Cambria Math"/>
                              <w:color w:val="000000" w:themeColor="text1"/>
                              <w:kern w:val="24"/>
                              <w:szCs w:val="18"/>
                            </w:rPr>
                            <m:t>T</m:t>
                          </m:r>
                          <m:r>
                            <w:rPr>
                              <w:rFonts w:ascii="Cambria Math" w:eastAsia="游明朝" w:hAnsi="Cambria Math"/>
                              <w:color w:val="000000" w:themeColor="text1"/>
                              <w:kern w:val="24"/>
                              <w:szCs w:val="18"/>
                            </w:rPr>
                            <m:t>=</m:t>
                          </m:r>
                          <m:f>
                            <m:fPr>
                              <m:ctrlPr>
                                <w:rPr>
                                  <w:rFonts w:ascii="Cambria Math" w:eastAsia="游明朝" w:hAnsi="Cambria Math"/>
                                  <w:i/>
                                  <w:iCs/>
                                  <w:color w:val="000000" w:themeColor="text1"/>
                                  <w:kern w:val="24"/>
                                  <w:szCs w:val="18"/>
                                </w:rPr>
                              </m:ctrlPr>
                            </m:fPr>
                            <m:num>
                              <m:r>
                                <w:rPr>
                                  <w:rFonts w:ascii="Cambria Math" w:eastAsia="游明朝" w:hAnsi="Cambria Math"/>
                                  <w:color w:val="000000" w:themeColor="text1"/>
                                  <w:kern w:val="24"/>
                                  <w:szCs w:val="18"/>
                                </w:rPr>
                                <m:t>3600</m:t>
                              </m:r>
                            </m:num>
                            <m:den>
                              <m:sSub>
                                <m:sSubPr>
                                  <m:ctrlPr>
                                    <w:rPr>
                                      <w:rFonts w:ascii="Cambria Math" w:eastAsia="游明朝" w:hAnsi="Cambria Math"/>
                                      <w:i/>
                                      <w:iCs/>
                                      <w:color w:val="000000" w:themeColor="text1"/>
                                      <w:kern w:val="24"/>
                                      <w:szCs w:val="18"/>
                                    </w:rPr>
                                  </m:ctrlPr>
                                </m:sSubPr>
                                <m:e>
                                  <m:r>
                                    <w:rPr>
                                      <w:rFonts w:ascii="Cambria Math" w:eastAsia="游明朝" w:hAnsi="Cambria Math"/>
                                      <w:color w:val="000000" w:themeColor="text1"/>
                                      <w:kern w:val="24"/>
                                      <w:szCs w:val="18"/>
                                    </w:rPr>
                                    <m:t>Q</m:t>
                                  </m:r>
                                </m:e>
                                <m:sub>
                                  <m:r>
                                    <w:rPr>
                                      <w:rFonts w:ascii="Cambria Math" w:eastAsia="游明朝" w:hAnsi="Cambria Math"/>
                                      <w:color w:val="000000" w:themeColor="text1"/>
                                      <w:kern w:val="24"/>
                                      <w:szCs w:val="18"/>
                                    </w:rPr>
                                    <m:t>c</m:t>
                                  </m:r>
                                </m:sub>
                              </m:sSub>
                            </m:den>
                          </m:f>
                          <m:r>
                            <w:rPr>
                              <w:rFonts w:ascii="Cambria Math" w:eastAsia="游明朝" w:hAnsi="Cambria Math"/>
                              <w:color w:val="000000" w:themeColor="text1"/>
                              <w:kern w:val="24"/>
                              <w:szCs w:val="18"/>
                            </w:rPr>
                            <m:t>-</m:t>
                          </m:r>
                          <m:f>
                            <m:fPr>
                              <m:ctrlPr>
                                <w:rPr>
                                  <w:rFonts w:ascii="Cambria Math" w:eastAsia="游明朝" w:hAnsi="Cambria Math"/>
                                  <w:i/>
                                  <w:iCs/>
                                  <w:color w:val="000000" w:themeColor="text1"/>
                                  <w:kern w:val="24"/>
                                  <w:szCs w:val="18"/>
                                </w:rPr>
                              </m:ctrlPr>
                            </m:fPr>
                            <m:num>
                              <m:sSub>
                                <m:sSubPr>
                                  <m:ctrlPr>
                                    <w:rPr>
                                      <w:rFonts w:ascii="Cambria Math" w:eastAsia="游明朝" w:hAnsi="Cambria Math"/>
                                      <w:i/>
                                      <w:iCs/>
                                      <w:color w:val="000000" w:themeColor="text1"/>
                                      <w:kern w:val="24"/>
                                      <w:szCs w:val="18"/>
                                    </w:rPr>
                                  </m:ctrlPr>
                                </m:sSubPr>
                                <m:e>
                                  <m:r>
                                    <w:rPr>
                                      <w:rFonts w:ascii="Cambria Math" w:eastAsia="游明朝" w:hAnsi="Cambria Math"/>
                                      <w:color w:val="000000" w:themeColor="text1"/>
                                      <w:kern w:val="24"/>
                                      <w:szCs w:val="18"/>
                                    </w:rPr>
                                    <m:t>s</m:t>
                                  </m:r>
                                </m:e>
                                <m:sub>
                                  <m:r>
                                    <w:rPr>
                                      <w:rFonts w:ascii="Cambria Math" w:eastAsia="游明朝" w:hAnsi="Cambria Math"/>
                                      <w:color w:val="000000" w:themeColor="text1"/>
                                      <w:kern w:val="24"/>
                                      <w:szCs w:val="18"/>
                                    </w:rPr>
                                    <m:t>j</m:t>
                                  </m:r>
                                </m:sub>
                              </m:sSub>
                            </m:num>
                            <m:den>
                              <m:sSub>
                                <m:sSubPr>
                                  <m:ctrlPr>
                                    <w:rPr>
                                      <w:rFonts w:ascii="Cambria Math" w:eastAsia="游明朝" w:hAnsi="Cambria Math"/>
                                      <w:i/>
                                      <w:iCs/>
                                      <w:color w:val="000000" w:themeColor="text1"/>
                                      <w:kern w:val="24"/>
                                      <w:szCs w:val="18"/>
                                    </w:rPr>
                                  </m:ctrlPr>
                                </m:sSubPr>
                                <m:e>
                                  <m:r>
                                    <w:rPr>
                                      <w:rFonts w:ascii="Cambria Math" w:eastAsia="游明朝" w:hAnsi="Cambria Math"/>
                                      <w:color w:val="000000" w:themeColor="text1"/>
                                      <w:kern w:val="24"/>
                                      <w:szCs w:val="18"/>
                                    </w:rPr>
                                    <m:t>v</m:t>
                                  </m:r>
                                </m:e>
                                <m:sub>
                                  <m:r>
                                    <w:rPr>
                                      <w:rFonts w:ascii="Cambria Math" w:eastAsia="游明朝" w:hAnsi="Cambria Math"/>
                                      <w:color w:val="000000" w:themeColor="text1"/>
                                      <w:kern w:val="24"/>
                                      <w:szCs w:val="18"/>
                                    </w:rPr>
                                    <m:t>f</m:t>
                                  </m:r>
                                </m:sub>
                              </m:sSub>
                            </m:den>
                          </m:f>
                        </m:oMath>
                      </m:oMathPara>
                    </w:p>
                  </w:txbxContent>
                </v:textbox>
                <w10:anchorlock/>
              </v:shape>
            </w:pict>
          </mc:Fallback>
        </mc:AlternateContent>
      </w:r>
    </w:p>
    <w:p w14:paraId="6D7C619A" w14:textId="449423C2" w:rsidR="000B64F1" w:rsidRPr="000B64F1" w:rsidDel="007367C3" w:rsidRDefault="000B64F1" w:rsidP="000B64F1">
      <w:pPr>
        <w:ind w:left="210" w:right="210"/>
        <w:rPr>
          <w:del w:id="418" w:author="悠 長谷川" w:date="2025-11-04T21:47:00Z" w16du:dateUtc="2025-11-04T12:47:00Z"/>
          <w:rFonts w:ascii="Times New Roman" w:hAnsi="Times New Roman"/>
          <w:sz w:val="20"/>
        </w:rPr>
      </w:pPr>
    </w:p>
    <w:p w14:paraId="57B952DF" w14:textId="686FFE14" w:rsidR="000B64F1" w:rsidRPr="000B64F1" w:rsidRDefault="000B64F1" w:rsidP="000B64F1">
      <w:pPr>
        <w:rPr>
          <w:rFonts w:ascii="Times New Roman" w:hAnsi="Times New Roman"/>
          <w:sz w:val="20"/>
        </w:rPr>
      </w:pPr>
      <w:r w:rsidRPr="000B64F1">
        <w:rPr>
          <w:rFonts w:ascii="Times New Roman" w:hAnsi="Times New Roman" w:hint="eastAsia"/>
          <w:sz w:val="20"/>
        </w:rPr>
        <w:t>ここ</w:t>
      </w:r>
      <w:ins w:id="419" w:author="悠 長谷川" w:date="2025-11-04T21:45:00Z" w16du:dateUtc="2025-11-04T12:45:00Z">
        <w:r w:rsidR="00E0456D">
          <w:rPr>
            <w:rFonts w:ascii="Times New Roman" w:hAnsi="Times New Roman" w:hint="eastAsia"/>
            <w:sz w:val="20"/>
          </w:rPr>
          <w:t>で</w:t>
        </w:r>
      </w:ins>
      <w:del w:id="420" w:author="悠 長谷川" w:date="2025-11-04T21:45:00Z" w16du:dateUtc="2025-11-04T12:45:00Z">
        <w:r w:rsidRPr="000B64F1" w:rsidDel="00E0456D">
          <w:rPr>
            <w:rFonts w:ascii="Times New Roman" w:hAnsi="Times New Roman" w:hint="eastAsia"/>
            <w:sz w:val="20"/>
          </w:rPr>
          <w:delText>に</w:delText>
        </w:r>
      </w:del>
      <w:r w:rsidRPr="000B64F1">
        <w:rPr>
          <w:rFonts w:ascii="Times New Roman" w:hAnsi="Times New Roman" w:hint="eastAsia"/>
          <w:sz w:val="20"/>
        </w:rPr>
        <w:t>，</w:t>
      </w:r>
    </w:p>
    <w:p w14:paraId="7BAD0DA6" w14:textId="09CF6437" w:rsidR="000B64F1" w:rsidRPr="000B64F1" w:rsidRDefault="00000000" w:rsidP="000B64F1">
      <w:pPr>
        <w:rPr>
          <w:rFonts w:ascii="Times New Roman" w:hAnsi="Times New Roman"/>
          <w:sz w:val="20"/>
        </w:rPr>
      </w:pPr>
      <m:oMath>
        <m:sSub>
          <m:sSubPr>
            <m:ctrlPr>
              <w:rPr>
                <w:rFonts w:ascii="Cambria Math" w:hAnsi="Cambria Math"/>
                <w:i/>
                <w:iCs/>
                <w:sz w:val="20"/>
              </w:rPr>
            </m:ctrlPr>
          </m:sSubPr>
          <m:e>
            <m:r>
              <w:rPr>
                <w:rFonts w:ascii="Cambria Math" w:hAnsi="Cambria Math"/>
                <w:sz w:val="20"/>
              </w:rPr>
              <m:t>a</m:t>
            </m:r>
          </m:e>
          <m:sub>
            <m:r>
              <w:rPr>
                <w:rFonts w:ascii="Cambria Math" w:hAnsi="Cambria Math"/>
                <w:sz w:val="20"/>
              </w:rPr>
              <m:t>t</m:t>
            </m:r>
          </m:sub>
        </m:sSub>
      </m:oMath>
      <w:r w:rsidR="000B64F1" w:rsidRPr="000B64F1">
        <w:rPr>
          <w:rFonts w:ascii="Times New Roman" w:hAnsi="Times New Roman" w:hint="eastAsia"/>
          <w:sz w:val="20"/>
        </w:rPr>
        <w:t>：</w:t>
      </w:r>
      <w:r w:rsidR="000B64F1" w:rsidRPr="000B64F1">
        <w:rPr>
          <w:rFonts w:ascii="Times New Roman" w:hAnsi="Times New Roman"/>
          <w:sz w:val="20"/>
        </w:rPr>
        <w:t>IDM+</w:t>
      </w:r>
      <w:r w:rsidR="000B64F1" w:rsidRPr="000B64F1">
        <w:rPr>
          <w:rFonts w:ascii="Times New Roman" w:hAnsi="Times New Roman" w:hint="eastAsia"/>
          <w:sz w:val="20"/>
        </w:rPr>
        <w:t>式で求めた時刻</w:t>
      </w:r>
      <m:oMath>
        <m:r>
          <w:rPr>
            <w:rFonts w:ascii="Cambria Math" w:hAnsi="Cambria Math"/>
            <w:sz w:val="20"/>
          </w:rPr>
          <m:t>t</m:t>
        </m:r>
      </m:oMath>
      <w:r w:rsidR="000B64F1" w:rsidRPr="000B64F1">
        <w:rPr>
          <w:rFonts w:ascii="Times New Roman" w:hAnsi="Times New Roman" w:hint="eastAsia"/>
          <w:sz w:val="20"/>
        </w:rPr>
        <w:t>における加速度，</w:t>
      </w:r>
    </w:p>
    <w:p w14:paraId="38F194F0" w14:textId="7C4E7279" w:rsidR="000B64F1" w:rsidRPr="000B64F1" w:rsidRDefault="000B64F1" w:rsidP="000B64F1">
      <w:pPr>
        <w:rPr>
          <w:rFonts w:ascii="Times New Roman" w:hAnsi="Times New Roman"/>
          <w:sz w:val="20"/>
        </w:rPr>
      </w:pPr>
      <m:oMath>
        <m:r>
          <w:rPr>
            <w:rFonts w:ascii="Cambria Math" w:hAnsi="Cambria Math"/>
            <w:sz w:val="20"/>
          </w:rPr>
          <m:t>a</m:t>
        </m:r>
      </m:oMath>
      <w:r w:rsidRPr="000B64F1">
        <w:rPr>
          <w:rFonts w:ascii="Times New Roman" w:hAnsi="Times New Roman" w:hint="eastAsia"/>
          <w:sz w:val="20"/>
        </w:rPr>
        <w:t>：自車の最大加速度</w:t>
      </w:r>
      <w:r w:rsidRPr="000B64F1">
        <w:rPr>
          <w:rFonts w:ascii="Times New Roman" w:hAnsi="Times New Roman"/>
          <w:sz w:val="20"/>
        </w:rPr>
        <w:t>[m/s^2]</w:t>
      </w:r>
      <w:r w:rsidRPr="000B64F1">
        <w:rPr>
          <w:rFonts w:ascii="Times New Roman" w:hAnsi="Times New Roman" w:hint="eastAsia"/>
          <w:sz w:val="20"/>
        </w:rPr>
        <w:t>，</w:t>
      </w:r>
    </w:p>
    <w:p w14:paraId="26EB89F0" w14:textId="2327B590" w:rsidR="000B64F1" w:rsidRPr="000B64F1" w:rsidRDefault="000B64F1" w:rsidP="000B64F1">
      <w:pPr>
        <w:rPr>
          <w:rFonts w:ascii="Times New Roman" w:hAnsi="Times New Roman"/>
          <w:sz w:val="20"/>
        </w:rPr>
      </w:pPr>
      <m:oMath>
        <m:r>
          <w:rPr>
            <w:rFonts w:ascii="Cambria Math" w:hAnsi="Cambria Math"/>
            <w:sz w:val="20"/>
          </w:rPr>
          <m:t>b</m:t>
        </m:r>
      </m:oMath>
      <w:r w:rsidRPr="000B64F1">
        <w:rPr>
          <w:rFonts w:ascii="Times New Roman" w:hAnsi="Times New Roman" w:hint="eastAsia"/>
          <w:sz w:val="20"/>
        </w:rPr>
        <w:t>：自車の希望減速度</w:t>
      </w:r>
      <w:r w:rsidRPr="000B64F1">
        <w:rPr>
          <w:rFonts w:ascii="Times New Roman" w:hAnsi="Times New Roman"/>
          <w:sz w:val="20"/>
        </w:rPr>
        <w:t>[m/s^2]</w:t>
      </w:r>
      <w:r w:rsidRPr="000B64F1">
        <w:rPr>
          <w:rFonts w:ascii="Times New Roman" w:hAnsi="Times New Roman" w:hint="eastAsia"/>
          <w:sz w:val="20"/>
        </w:rPr>
        <w:t>，</w:t>
      </w:r>
    </w:p>
    <w:p w14:paraId="3517925B" w14:textId="3C321998" w:rsidR="000B64F1" w:rsidRPr="000B64F1" w:rsidRDefault="00000000" w:rsidP="000B64F1">
      <w:pPr>
        <w:rPr>
          <w:rFonts w:ascii="Times New Roman" w:hAnsi="Times New Roman"/>
          <w:sz w:val="20"/>
        </w:rPr>
      </w:pPr>
      <m:oMath>
        <m:sSub>
          <m:sSubPr>
            <m:ctrlPr>
              <w:rPr>
                <w:rFonts w:ascii="Cambria Math" w:hAnsi="Cambria Math"/>
                <w:i/>
                <w:iCs/>
                <w:sz w:val="20"/>
              </w:rPr>
            </m:ctrlPr>
          </m:sSubPr>
          <m:e>
            <m:r>
              <w:rPr>
                <w:rFonts w:ascii="Cambria Math" w:hAnsi="Cambria Math"/>
                <w:sz w:val="20"/>
              </w:rPr>
              <m:t>v</m:t>
            </m:r>
          </m:e>
          <m:sub>
            <m:r>
              <w:rPr>
                <w:rFonts w:ascii="Cambria Math" w:hAnsi="Cambria Math"/>
                <w:sz w:val="20"/>
              </w:rPr>
              <m:t>t</m:t>
            </m:r>
          </m:sub>
        </m:sSub>
      </m:oMath>
      <w:r w:rsidR="000B64F1" w:rsidRPr="000B64F1">
        <w:rPr>
          <w:rFonts w:ascii="Times New Roman" w:hAnsi="Times New Roman" w:hint="eastAsia"/>
          <w:sz w:val="20"/>
        </w:rPr>
        <w:t>：時刻</w:t>
      </w:r>
      <w:r w:rsidR="000B64F1" w:rsidRPr="000B64F1">
        <w:rPr>
          <w:rFonts w:ascii="Times New Roman" w:hAnsi="Times New Roman"/>
          <w:sz w:val="20"/>
        </w:rPr>
        <w:t>t</w:t>
      </w:r>
      <w:r w:rsidR="000B64F1" w:rsidRPr="000B64F1">
        <w:rPr>
          <w:rFonts w:ascii="Times New Roman" w:hAnsi="Times New Roman" w:hint="eastAsia"/>
          <w:sz w:val="20"/>
        </w:rPr>
        <w:t>における自車の速度</w:t>
      </w:r>
      <w:r w:rsidR="000B64F1" w:rsidRPr="000B64F1">
        <w:rPr>
          <w:rFonts w:ascii="Times New Roman" w:hAnsi="Times New Roman"/>
          <w:sz w:val="20"/>
        </w:rPr>
        <w:t>[m/s]</w:t>
      </w:r>
      <w:r w:rsidR="000B64F1" w:rsidRPr="000B64F1">
        <w:rPr>
          <w:rFonts w:ascii="Times New Roman" w:hAnsi="Times New Roman" w:hint="eastAsia"/>
          <w:sz w:val="20"/>
        </w:rPr>
        <w:t>，</w:t>
      </w:r>
    </w:p>
    <w:p w14:paraId="6456828D" w14:textId="090B5A23" w:rsidR="000B64F1" w:rsidRPr="000B64F1" w:rsidRDefault="00000000" w:rsidP="000B64F1">
      <w:pPr>
        <w:rPr>
          <w:rFonts w:ascii="Times New Roman" w:hAnsi="Times New Roman"/>
          <w:sz w:val="20"/>
        </w:rPr>
      </w:pPr>
      <m:oMath>
        <m:sSub>
          <m:sSubPr>
            <m:ctrlPr>
              <w:rPr>
                <w:rFonts w:ascii="Cambria Math" w:hAnsi="Cambria Math"/>
                <w:i/>
                <w:iCs/>
                <w:sz w:val="20"/>
              </w:rPr>
            </m:ctrlPr>
          </m:sSubPr>
          <m:e>
            <m:r>
              <w:rPr>
                <w:rFonts w:ascii="Cambria Math" w:hAnsi="Cambria Math"/>
                <w:sz w:val="20"/>
              </w:rPr>
              <m:t>v</m:t>
            </m:r>
          </m:e>
          <m:sub>
            <m:r>
              <w:rPr>
                <w:rFonts w:ascii="Cambria Math" w:hAnsi="Cambria Math"/>
                <w:sz w:val="20"/>
              </w:rPr>
              <m:t>d</m:t>
            </m:r>
          </m:sub>
        </m:sSub>
      </m:oMath>
      <w:r w:rsidR="000B64F1" w:rsidRPr="000B64F1">
        <w:rPr>
          <w:rFonts w:ascii="Times New Roman" w:hAnsi="Times New Roman" w:hint="eastAsia"/>
          <w:sz w:val="20"/>
        </w:rPr>
        <w:t>：自車の希望速度</w:t>
      </w:r>
      <w:r w:rsidR="000B64F1" w:rsidRPr="000B64F1">
        <w:rPr>
          <w:rFonts w:ascii="Times New Roman" w:hAnsi="Times New Roman"/>
          <w:sz w:val="20"/>
        </w:rPr>
        <w:t>[m/s]</w:t>
      </w:r>
      <w:r w:rsidR="000B64F1" w:rsidRPr="000B64F1">
        <w:rPr>
          <w:rFonts w:ascii="Times New Roman" w:hAnsi="Times New Roman" w:hint="eastAsia"/>
          <w:sz w:val="20"/>
        </w:rPr>
        <w:t>，</w:t>
      </w:r>
    </w:p>
    <w:p w14:paraId="65DB3EBA" w14:textId="3B2BA59F" w:rsidR="000B64F1" w:rsidRPr="000B64F1" w:rsidRDefault="000B64F1" w:rsidP="000B64F1">
      <w:pPr>
        <w:rPr>
          <w:rFonts w:ascii="Times New Roman" w:hAnsi="Times New Roman"/>
          <w:sz w:val="20"/>
        </w:rPr>
      </w:pPr>
      <m:oMath>
        <m:r>
          <w:rPr>
            <w:rFonts w:ascii="Cambria Math" w:hAnsi="Cambria Math"/>
            <w:sz w:val="20"/>
          </w:rPr>
          <m:t>δ</m:t>
        </m:r>
      </m:oMath>
      <w:r w:rsidRPr="000B64F1">
        <w:rPr>
          <w:rFonts w:ascii="Times New Roman" w:hAnsi="Times New Roman" w:hint="eastAsia"/>
          <w:sz w:val="20"/>
        </w:rPr>
        <w:t>：加速項のべき乗数係数，</w:t>
      </w:r>
    </w:p>
    <w:p w14:paraId="270247CE" w14:textId="30D2FBC9" w:rsidR="000B64F1" w:rsidRPr="000B64F1" w:rsidRDefault="000B64F1" w:rsidP="000B64F1">
      <w:pPr>
        <w:rPr>
          <w:rFonts w:ascii="Times New Roman" w:hAnsi="Times New Roman"/>
          <w:sz w:val="20"/>
        </w:rPr>
      </w:pPr>
      <m:oMath>
        <m:r>
          <w:rPr>
            <w:rFonts w:ascii="Cambria Math" w:hAnsi="Cambria Math"/>
            <w:sz w:val="20"/>
          </w:rPr>
          <m:t>s</m:t>
        </m:r>
      </m:oMath>
      <w:r w:rsidRPr="000B64F1">
        <w:rPr>
          <w:rFonts w:ascii="Times New Roman" w:hAnsi="Times New Roman" w:hint="eastAsia"/>
          <w:sz w:val="20"/>
        </w:rPr>
        <w:t>：先行車との車間距離</w:t>
      </w:r>
      <w:r w:rsidRPr="000B64F1">
        <w:rPr>
          <w:rFonts w:ascii="Times New Roman" w:hAnsi="Times New Roman"/>
          <w:sz w:val="20"/>
        </w:rPr>
        <w:t>[m]</w:t>
      </w:r>
      <w:r w:rsidRPr="000B64F1">
        <w:rPr>
          <w:rFonts w:ascii="Times New Roman" w:hAnsi="Times New Roman" w:hint="eastAsia"/>
          <w:sz w:val="20"/>
        </w:rPr>
        <w:t>，</w:t>
      </w:r>
    </w:p>
    <w:p w14:paraId="1D896256" w14:textId="1C8846A7" w:rsidR="000B64F1" w:rsidRPr="000B64F1" w:rsidRDefault="00000000" w:rsidP="000B64F1">
      <w:pPr>
        <w:rPr>
          <w:rFonts w:ascii="Times New Roman" w:hAnsi="Times New Roman"/>
          <w:sz w:val="20"/>
        </w:rPr>
      </w:pPr>
      <m:oMath>
        <m:sSub>
          <m:sSubPr>
            <m:ctrlPr>
              <w:rPr>
                <w:rFonts w:ascii="Cambria Math" w:hAnsi="Cambria Math"/>
                <w:i/>
                <w:iCs/>
                <w:sz w:val="20"/>
              </w:rPr>
            </m:ctrlPr>
          </m:sSubPr>
          <m:e>
            <m:r>
              <w:rPr>
                <w:rFonts w:ascii="Cambria Math" w:hAnsi="Cambria Math"/>
                <w:sz w:val="20"/>
              </w:rPr>
              <m:t>∆v</m:t>
            </m:r>
          </m:e>
          <m:sub>
            <m:r>
              <w:rPr>
                <w:rFonts w:ascii="Cambria Math" w:hAnsi="Cambria Math"/>
                <w:sz w:val="20"/>
              </w:rPr>
              <m:t>t</m:t>
            </m:r>
          </m:sub>
        </m:sSub>
      </m:oMath>
      <w:r w:rsidR="000B64F1" w:rsidRPr="000B64F1">
        <w:rPr>
          <w:rFonts w:ascii="Times New Roman" w:hAnsi="Times New Roman" w:hint="eastAsia"/>
          <w:sz w:val="20"/>
        </w:rPr>
        <w:t>：先行者との相対速度</w:t>
      </w:r>
      <w:r w:rsidR="000B64F1" w:rsidRPr="000B64F1">
        <w:rPr>
          <w:rFonts w:ascii="Times New Roman" w:hAnsi="Times New Roman"/>
          <w:sz w:val="20"/>
        </w:rPr>
        <w:t>[m/s]</w:t>
      </w:r>
      <w:r w:rsidR="000B64F1" w:rsidRPr="000B64F1">
        <w:rPr>
          <w:rFonts w:ascii="Times New Roman" w:hAnsi="Times New Roman" w:hint="eastAsia"/>
          <w:sz w:val="20"/>
        </w:rPr>
        <w:t>，</w:t>
      </w:r>
    </w:p>
    <w:p w14:paraId="3A8E2F12" w14:textId="396298F3" w:rsidR="000B64F1" w:rsidRPr="000B64F1" w:rsidRDefault="00000000" w:rsidP="000B64F1">
      <w:pPr>
        <w:rPr>
          <w:rFonts w:ascii="Times New Roman" w:hAnsi="Times New Roman"/>
          <w:sz w:val="20"/>
        </w:rPr>
      </w:pPr>
      <m:oMath>
        <m:sSup>
          <m:sSupPr>
            <m:ctrlPr>
              <w:rPr>
                <w:rFonts w:ascii="Cambria Math" w:hAnsi="Cambria Math"/>
                <w:i/>
                <w:iCs/>
                <w:sz w:val="20"/>
              </w:rPr>
            </m:ctrlPr>
          </m:sSupPr>
          <m:e>
            <m:r>
              <w:rPr>
                <w:rFonts w:ascii="Cambria Math" w:hAnsi="Cambria Math"/>
                <w:sz w:val="20"/>
              </w:rPr>
              <m:t>s</m:t>
            </m:r>
          </m:e>
          <m:sup>
            <m:r>
              <w:rPr>
                <w:rFonts w:ascii="Cambria Math" w:hAnsi="Cambria Math"/>
                <w:sz w:val="20"/>
              </w:rPr>
              <m:t>0</m:t>
            </m:r>
          </m:sup>
        </m:sSup>
      </m:oMath>
      <w:r w:rsidR="000B64F1" w:rsidRPr="000B64F1">
        <w:rPr>
          <w:rFonts w:ascii="Times New Roman" w:hAnsi="Times New Roman" w:hint="eastAsia"/>
          <w:sz w:val="20"/>
        </w:rPr>
        <w:t>：最小車間距離</w:t>
      </w:r>
      <w:r w:rsidR="000B64F1" w:rsidRPr="000B64F1">
        <w:rPr>
          <w:rFonts w:ascii="Times New Roman" w:hAnsi="Times New Roman"/>
          <w:sz w:val="20"/>
        </w:rPr>
        <w:t>[m]</w:t>
      </w:r>
      <w:r w:rsidR="000B64F1" w:rsidRPr="000B64F1">
        <w:rPr>
          <w:rFonts w:ascii="Times New Roman" w:hAnsi="Times New Roman" w:hint="eastAsia"/>
          <w:sz w:val="20"/>
        </w:rPr>
        <w:t>，</w:t>
      </w:r>
    </w:p>
    <w:p w14:paraId="7BB0975C" w14:textId="0DC1704A" w:rsidR="000B64F1" w:rsidRPr="000B64F1" w:rsidRDefault="000B64F1" w:rsidP="000B64F1">
      <w:pPr>
        <w:rPr>
          <w:rFonts w:ascii="Times New Roman" w:hAnsi="Times New Roman"/>
          <w:sz w:val="20"/>
        </w:rPr>
      </w:pPr>
      <m:oMath>
        <m:r>
          <w:rPr>
            <w:rFonts w:ascii="Cambria Math" w:hAnsi="Cambria Math"/>
            <w:sz w:val="20"/>
          </w:rPr>
          <m:t>T</m:t>
        </m:r>
      </m:oMath>
      <w:r w:rsidRPr="000B64F1">
        <w:rPr>
          <w:rFonts w:ascii="Times New Roman" w:hAnsi="Times New Roman" w:hint="eastAsia"/>
          <w:sz w:val="20"/>
        </w:rPr>
        <w:t>：安全車間時間</w:t>
      </w:r>
      <w:r w:rsidRPr="000B64F1">
        <w:rPr>
          <w:rFonts w:ascii="Times New Roman" w:hAnsi="Times New Roman"/>
          <w:sz w:val="20"/>
        </w:rPr>
        <w:t>[s]</w:t>
      </w:r>
      <w:r w:rsidRPr="000B64F1">
        <w:rPr>
          <w:rFonts w:ascii="Times New Roman" w:hAnsi="Times New Roman" w:hint="eastAsia"/>
          <w:sz w:val="20"/>
        </w:rPr>
        <w:t>，</w:t>
      </w:r>
    </w:p>
    <w:p w14:paraId="50F91A52" w14:textId="0AE7E140" w:rsidR="00DE5243" w:rsidRPr="000B64F1" w:rsidRDefault="000B64F1" w:rsidP="000B64F1">
      <w:pPr>
        <w:rPr>
          <w:rFonts w:ascii="Times New Roman" w:hAnsi="Times New Roman"/>
          <w:sz w:val="20"/>
        </w:rPr>
      </w:pPr>
      <m:oMath>
        <m:r>
          <w:rPr>
            <w:rFonts w:ascii="Cambria Math" w:hAnsi="Cambria Math"/>
            <w:sz w:val="20"/>
          </w:rPr>
          <m:t>l</m:t>
        </m:r>
      </m:oMath>
      <w:r w:rsidRPr="000B64F1">
        <w:rPr>
          <w:rFonts w:ascii="Times New Roman" w:hAnsi="Times New Roman" w:hint="eastAsia"/>
          <w:sz w:val="20"/>
        </w:rPr>
        <w:t>：車長</w:t>
      </w:r>
      <w:r w:rsidRPr="000B64F1">
        <w:rPr>
          <w:rFonts w:ascii="Times New Roman" w:hAnsi="Times New Roman"/>
          <w:sz w:val="20"/>
        </w:rPr>
        <w:t>[m]</w:t>
      </w:r>
    </w:p>
    <w:p w14:paraId="101D0AD0" w14:textId="5862E5E0" w:rsidR="000B64F1" w:rsidRPr="000B64F1" w:rsidDel="007367C3" w:rsidRDefault="000B64F1" w:rsidP="000B64F1">
      <w:pPr>
        <w:ind w:left="210" w:right="210"/>
        <w:rPr>
          <w:del w:id="421" w:author="悠 長谷川" w:date="2025-11-04T21:47:00Z" w16du:dateUtc="2025-11-04T12:47:00Z"/>
          <w:rFonts w:ascii="Times New Roman" w:hAnsi="Times New Roman"/>
          <w:sz w:val="20"/>
        </w:rPr>
      </w:pPr>
    </w:p>
    <w:p w14:paraId="45347AAB" w14:textId="77777777" w:rsidR="000B64F1" w:rsidRPr="000B64F1" w:rsidRDefault="000B64F1" w:rsidP="000B64F1">
      <w:pPr>
        <w:rPr>
          <w:rFonts w:ascii="Times New Roman" w:hAnsi="Times New Roman"/>
          <w:sz w:val="20"/>
        </w:rPr>
      </w:pPr>
      <w:r w:rsidRPr="000B64F1">
        <w:rPr>
          <w:rFonts w:ascii="Times New Roman" w:hAnsi="Times New Roman" w:hint="eastAsia"/>
          <w:sz w:val="20"/>
        </w:rPr>
        <w:t>を表す．なお，</w:t>
      </w:r>
      <w:r w:rsidRPr="000B64F1">
        <w:rPr>
          <w:rFonts w:ascii="Times New Roman" w:hAnsi="Times New Roman"/>
          <w:sz w:val="20"/>
        </w:rPr>
        <w:t>s</w:t>
      </w:r>
      <w:r w:rsidRPr="000B64F1">
        <w:rPr>
          <w:rFonts w:ascii="Times New Roman" w:hAnsi="Times New Roman"/>
          <w:sz w:val="20"/>
          <w:vertAlign w:val="superscript"/>
        </w:rPr>
        <w:t>0</w:t>
      </w:r>
      <w:r w:rsidRPr="000B64F1">
        <w:rPr>
          <w:rFonts w:ascii="Times New Roman" w:hAnsi="Times New Roman" w:hint="eastAsia"/>
          <w:sz w:val="20"/>
        </w:rPr>
        <w:t>および</w:t>
      </w:r>
      <w:r w:rsidRPr="000B64F1">
        <w:rPr>
          <w:rFonts w:ascii="Times New Roman" w:hAnsi="Times New Roman"/>
          <w:sz w:val="20"/>
        </w:rPr>
        <w:t xml:space="preserve"> T</w:t>
      </w:r>
      <w:r w:rsidRPr="000B64F1">
        <w:rPr>
          <w:rFonts w:ascii="Times New Roman" w:hAnsi="Times New Roman" w:hint="eastAsia"/>
          <w:sz w:val="20"/>
        </w:rPr>
        <w:t>については，</w:t>
      </w:r>
      <w:r w:rsidRPr="000B64F1">
        <w:rPr>
          <w:rFonts w:ascii="Times New Roman" w:hAnsi="Times New Roman"/>
          <w:sz w:val="20"/>
        </w:rPr>
        <w:t>MicroAVENUE</w:t>
      </w:r>
      <w:r w:rsidRPr="000B64F1">
        <w:rPr>
          <w:rFonts w:ascii="Times New Roman" w:hAnsi="Times New Roman" w:hint="eastAsia"/>
          <w:sz w:val="20"/>
        </w:rPr>
        <w:t>のリンクパラメータとして定義している交通量</w:t>
      </w:r>
      <w:r w:rsidRPr="000B64F1">
        <w:rPr>
          <w:rFonts w:ascii="Times New Roman" w:hAnsi="Times New Roman"/>
          <w:sz w:val="20"/>
        </w:rPr>
        <w:t>-</w:t>
      </w:r>
      <w:r w:rsidRPr="000B64F1">
        <w:rPr>
          <w:rFonts w:ascii="Times New Roman" w:hAnsi="Times New Roman" w:hint="eastAsia"/>
          <w:sz w:val="20"/>
        </w:rPr>
        <w:t>密度関係（</w:t>
      </w:r>
      <w:r w:rsidRPr="000B64F1">
        <w:rPr>
          <w:rFonts w:ascii="Times New Roman" w:hAnsi="Times New Roman"/>
          <w:sz w:val="20"/>
        </w:rPr>
        <w:t>Fundamental Diragram</w:t>
      </w:r>
      <w:r w:rsidRPr="000B64F1">
        <w:rPr>
          <w:rFonts w:ascii="Times New Roman" w:hAnsi="Times New Roman" w:hint="eastAsia"/>
          <w:sz w:val="20"/>
        </w:rPr>
        <w:t>）を示すパラメータ（</w:t>
      </w:r>
      <w:r w:rsidRPr="000B64F1">
        <w:rPr>
          <w:rFonts w:ascii="Times New Roman" w:hAnsi="Times New Roman"/>
          <w:sz w:val="20"/>
        </w:rPr>
        <w:t>Qc</w:t>
      </w:r>
      <w:r w:rsidRPr="000B64F1">
        <w:rPr>
          <w:rFonts w:ascii="Times New Roman" w:hAnsi="Times New Roman" w:hint="eastAsia"/>
          <w:sz w:val="20"/>
        </w:rPr>
        <w:t>：交通容量</w:t>
      </w:r>
      <w:r w:rsidRPr="000B64F1">
        <w:rPr>
          <w:rFonts w:ascii="Times New Roman" w:hAnsi="Times New Roman"/>
          <w:sz w:val="20"/>
        </w:rPr>
        <w:t>[</w:t>
      </w:r>
      <w:r w:rsidRPr="000B64F1">
        <w:rPr>
          <w:rFonts w:ascii="Times New Roman" w:hAnsi="Times New Roman" w:hint="eastAsia"/>
          <w:sz w:val="20"/>
        </w:rPr>
        <w:t>台</w:t>
      </w:r>
      <w:r w:rsidRPr="000B64F1">
        <w:rPr>
          <w:rFonts w:ascii="Times New Roman" w:hAnsi="Times New Roman"/>
          <w:sz w:val="20"/>
        </w:rPr>
        <w:t>/</w:t>
      </w:r>
      <w:r w:rsidRPr="000B64F1">
        <w:rPr>
          <w:rFonts w:ascii="Times New Roman" w:hAnsi="Times New Roman" w:hint="eastAsia"/>
          <w:sz w:val="20"/>
        </w:rPr>
        <w:t>時</w:t>
      </w:r>
      <w:r w:rsidRPr="000B64F1">
        <w:rPr>
          <w:rFonts w:ascii="Times New Roman" w:hAnsi="Times New Roman"/>
          <w:sz w:val="20"/>
        </w:rPr>
        <w:t>]</w:t>
      </w:r>
      <w:r w:rsidRPr="000B64F1">
        <w:rPr>
          <w:rFonts w:ascii="Times New Roman" w:hAnsi="Times New Roman" w:hint="eastAsia"/>
          <w:sz w:val="20"/>
        </w:rPr>
        <w:t>：，</w:t>
      </w:r>
      <w:r w:rsidRPr="000B64F1">
        <w:rPr>
          <w:rFonts w:ascii="Times New Roman" w:hAnsi="Times New Roman"/>
          <w:sz w:val="20"/>
        </w:rPr>
        <w:t>v</w:t>
      </w:r>
      <w:r w:rsidRPr="000B64F1">
        <w:rPr>
          <w:rFonts w:ascii="Times New Roman" w:hAnsi="Times New Roman"/>
          <w:sz w:val="20"/>
          <w:vertAlign w:val="subscript"/>
        </w:rPr>
        <w:t>f</w:t>
      </w:r>
      <w:r w:rsidRPr="000B64F1">
        <w:rPr>
          <w:rFonts w:ascii="Times New Roman" w:hAnsi="Times New Roman" w:hint="eastAsia"/>
          <w:sz w:val="20"/>
        </w:rPr>
        <w:t>：自由流速度</w:t>
      </w:r>
      <w:r w:rsidRPr="000B64F1">
        <w:rPr>
          <w:rFonts w:ascii="Times New Roman" w:hAnsi="Times New Roman"/>
          <w:sz w:val="20"/>
        </w:rPr>
        <w:t>[m/s]</w:t>
      </w:r>
      <w:r w:rsidRPr="000B64F1">
        <w:rPr>
          <w:rFonts w:ascii="Times New Roman" w:hAnsi="Times New Roman" w:hint="eastAsia"/>
          <w:sz w:val="20"/>
        </w:rPr>
        <w:t>：，</w:t>
      </w:r>
      <w:r w:rsidRPr="000B64F1">
        <w:rPr>
          <w:rFonts w:ascii="Times New Roman" w:hAnsi="Times New Roman"/>
          <w:sz w:val="20"/>
        </w:rPr>
        <w:t>s</w:t>
      </w:r>
      <w:r w:rsidRPr="000B64F1">
        <w:rPr>
          <w:rFonts w:ascii="Times New Roman" w:hAnsi="Times New Roman"/>
          <w:sz w:val="20"/>
          <w:vertAlign w:val="subscript"/>
        </w:rPr>
        <w:t>j</w:t>
      </w:r>
      <w:r w:rsidRPr="000B64F1">
        <w:rPr>
          <w:rFonts w:ascii="Times New Roman" w:hAnsi="Times New Roman"/>
          <w:sz w:val="20"/>
        </w:rPr>
        <w:t>=1000/k</w:t>
      </w:r>
      <w:r w:rsidRPr="000B64F1">
        <w:rPr>
          <w:rFonts w:ascii="Times New Roman" w:hAnsi="Times New Roman"/>
          <w:sz w:val="20"/>
          <w:vertAlign w:val="subscript"/>
        </w:rPr>
        <w:t>j</w:t>
      </w:r>
      <w:r w:rsidRPr="000B64F1">
        <w:rPr>
          <w:rFonts w:ascii="Times New Roman" w:hAnsi="Times New Roman" w:hint="eastAsia"/>
          <w:sz w:val="20"/>
        </w:rPr>
        <w:t>：ジャム密度</w:t>
      </w:r>
      <w:r w:rsidRPr="000B64F1">
        <w:rPr>
          <w:rFonts w:ascii="Times New Roman" w:hAnsi="Times New Roman"/>
          <w:sz w:val="20"/>
        </w:rPr>
        <w:t>k</w:t>
      </w:r>
      <w:r w:rsidRPr="000B64F1">
        <w:rPr>
          <w:rFonts w:ascii="Times New Roman" w:hAnsi="Times New Roman"/>
          <w:sz w:val="20"/>
          <w:vertAlign w:val="subscript"/>
        </w:rPr>
        <w:t>j</w:t>
      </w:r>
      <w:r w:rsidRPr="000B64F1">
        <w:rPr>
          <w:rFonts w:ascii="Times New Roman" w:hAnsi="Times New Roman"/>
          <w:sz w:val="20"/>
        </w:rPr>
        <w:t>[veh/km]</w:t>
      </w:r>
      <w:r w:rsidRPr="000B64F1">
        <w:rPr>
          <w:rFonts w:ascii="Times New Roman" w:hAnsi="Times New Roman" w:hint="eastAsia"/>
          <w:sz w:val="20"/>
        </w:rPr>
        <w:t>から求める車頭距離</w:t>
      </w:r>
      <w:r w:rsidRPr="000B64F1">
        <w:rPr>
          <w:rFonts w:ascii="Times New Roman" w:hAnsi="Times New Roman"/>
          <w:sz w:val="20"/>
        </w:rPr>
        <w:t>[m]</w:t>
      </w:r>
      <w:r w:rsidRPr="000B64F1">
        <w:rPr>
          <w:rFonts w:ascii="Times New Roman" w:hAnsi="Times New Roman" w:hint="eastAsia"/>
          <w:sz w:val="20"/>
        </w:rPr>
        <w:t>），および車長</w:t>
      </w:r>
      <w:r w:rsidRPr="000B64F1">
        <w:rPr>
          <w:rFonts w:ascii="Times New Roman" w:hAnsi="Times New Roman"/>
          <w:sz w:val="20"/>
        </w:rPr>
        <w:t>l [m]</w:t>
      </w:r>
      <w:r w:rsidRPr="000B64F1">
        <w:rPr>
          <w:rFonts w:ascii="Times New Roman" w:hAnsi="Times New Roman" w:hint="eastAsia"/>
          <w:sz w:val="20"/>
        </w:rPr>
        <w:t>によって決定される．</w:t>
      </w:r>
    </w:p>
    <w:p w14:paraId="0952D94D" w14:textId="77777777" w:rsidR="000B64F1" w:rsidRPr="000B64F1" w:rsidRDefault="000B64F1" w:rsidP="00037C0B">
      <w:pPr>
        <w:ind w:firstLineChars="100" w:firstLine="200"/>
        <w:rPr>
          <w:rFonts w:ascii="Times New Roman" w:hAnsi="Times New Roman"/>
          <w:sz w:val="20"/>
        </w:rPr>
      </w:pPr>
      <w:r w:rsidRPr="000B64F1">
        <w:rPr>
          <w:rFonts w:ascii="Times New Roman" w:hAnsi="Times New Roman"/>
          <w:sz w:val="20"/>
        </w:rPr>
        <w:t>MicroAVENUE</w:t>
      </w:r>
      <w:r w:rsidRPr="000B64F1">
        <w:rPr>
          <w:rFonts w:ascii="Times New Roman" w:hAnsi="Times New Roman" w:hint="eastAsia"/>
          <w:sz w:val="20"/>
        </w:rPr>
        <w:t>では，各車両は道路パラメータに基づいた希望走行速度を持つ．渋滞などの速度低下により希望速度に対して実際の走行速度の差が大きくなると、確率的に車線変更を選択する．現在の走行速度と車線変更後の走行速度の差や，車線変更先の前後車間ギャップを基に計算される衝突余裕時間（</w:t>
      </w:r>
      <w:r w:rsidRPr="000B64F1">
        <w:rPr>
          <w:rFonts w:ascii="Times New Roman" w:hAnsi="Times New Roman"/>
          <w:sz w:val="20"/>
        </w:rPr>
        <w:t>TTC</w:t>
      </w:r>
      <w:r w:rsidRPr="000B64F1">
        <w:rPr>
          <w:rFonts w:ascii="Times New Roman" w:hAnsi="Times New Roman" w:hint="eastAsia"/>
          <w:sz w:val="20"/>
        </w:rPr>
        <w:t>）から衝突が発生しないことを判断して車線変更を行う．</w:t>
      </w:r>
    </w:p>
    <w:p w14:paraId="4A671705" w14:textId="77777777" w:rsidR="000B64F1" w:rsidRPr="000B64F1" w:rsidRDefault="000B64F1" w:rsidP="00037C0B">
      <w:pPr>
        <w:ind w:firstLineChars="100" w:firstLine="200"/>
        <w:rPr>
          <w:rFonts w:ascii="Times New Roman" w:hAnsi="Times New Roman"/>
          <w:sz w:val="20"/>
        </w:rPr>
      </w:pPr>
      <w:r w:rsidRPr="000B64F1">
        <w:rPr>
          <w:rFonts w:ascii="Times New Roman" w:hAnsi="Times New Roman"/>
          <w:sz w:val="20"/>
        </w:rPr>
        <w:t>MicroAVENUE</w:t>
      </w:r>
      <w:r w:rsidRPr="000B64F1">
        <w:rPr>
          <w:rFonts w:ascii="Times New Roman" w:hAnsi="Times New Roman" w:hint="eastAsia"/>
          <w:sz w:val="20"/>
        </w:rPr>
        <w:t>における経路選択モデルは、各車両に対して次に選択するリンクを指示する構造となっている．経路の指定を決定するために必要なアルゴリズムについては，最短経路探索モデルやロジット側確率経路選択モデルが実装されている．道路ネットワークにおいて経路選択の余地がある場合は、内包されている経路選択モデルによって車両は経路を選択して目的地まで走行する．</w:t>
      </w:r>
      <w:r w:rsidRPr="000B64F1">
        <w:rPr>
          <w:rFonts w:ascii="Times New Roman" w:hAnsi="Times New Roman"/>
          <w:sz w:val="20"/>
        </w:rPr>
        <w:t xml:space="preserve"> </w:t>
      </w:r>
    </w:p>
    <w:p w14:paraId="4182554B" w14:textId="77777777" w:rsidR="007367C3" w:rsidDel="009C2A6B" w:rsidRDefault="00AF6125" w:rsidP="007367C3">
      <w:pPr>
        <w:ind w:left="210" w:right="210"/>
        <w:rPr>
          <w:del w:id="422" w:author="響生 畠中" w:date="2025-11-05T07:38:00Z" w16du:dateUtc="2025-11-04T22:38:00Z"/>
          <w:moveTo w:id="423" w:author="悠 長谷川" w:date="2025-11-04T21:48:00Z" w16du:dateUtc="2025-11-04T12:48:00Z"/>
          <w:rFonts w:ascii="Times New Roman" w:hAnsi="Times New Roman"/>
          <w:sz w:val="20"/>
          <w:szCs w:val="20"/>
        </w:rPr>
      </w:pPr>
      <w:r>
        <w:rPr>
          <w:rFonts w:ascii="Times New Roman" w:hAnsi="Times New Roman" w:hint="eastAsia"/>
          <w:sz w:val="20"/>
        </w:rPr>
        <w:t xml:space="preserve">　</w:t>
      </w:r>
      <w:r w:rsidR="000B64F1" w:rsidRPr="000B64F1">
        <w:rPr>
          <w:rFonts w:ascii="Times New Roman" w:hAnsi="Times New Roman"/>
          <w:sz w:val="20"/>
        </w:rPr>
        <w:t>MicroAVENUE</w:t>
      </w:r>
      <w:r w:rsidR="000B64F1" w:rsidRPr="000B64F1">
        <w:rPr>
          <w:rFonts w:ascii="Times New Roman" w:hAnsi="Times New Roman" w:hint="eastAsia"/>
          <w:sz w:val="20"/>
        </w:rPr>
        <w:t>には，路上駐停車車両の影響を考慮する路上駐停車モデルと路上駐停車車両回避モデルがある．路上駐停車モデルでは，駐停車車両が設定された時刻に道路ネットワーク上に生成され，所定の時間を経過後に消滅する．路上駐停車回避モデルにおいては，駐停車車両は区間毎に，駐停車台数，駐停車場所，駐停車時間，及び駐停車時の車線はみだし幅をパラメータとし，現象のばらつきを確率的に再現できるよう平均</w:t>
      </w:r>
      <w:del w:id="424" w:author="悠 長谷川" w:date="2025-11-04T21:46:00Z" w16du:dateUtc="2025-11-04T12:46:00Z">
        <w:r w:rsidR="000B64F1" w:rsidRPr="000B64F1" w:rsidDel="00E0456D">
          <w:rPr>
            <w:rFonts w:ascii="Times New Roman" w:hAnsi="Times New Roman" w:hint="eastAsia"/>
            <w:sz w:val="20"/>
          </w:rPr>
          <w:delText>、</w:delText>
        </w:r>
      </w:del>
      <w:ins w:id="425" w:author="悠 長谷川" w:date="2025-11-04T21:46:00Z" w16du:dateUtc="2025-11-04T12:46:00Z">
        <w:r w:rsidR="00E0456D">
          <w:rPr>
            <w:rFonts w:ascii="Times New Roman" w:hAnsi="Times New Roman" w:hint="eastAsia"/>
            <w:sz w:val="20"/>
          </w:rPr>
          <w:t>，</w:t>
        </w:r>
      </w:ins>
      <w:r w:rsidR="000B64F1" w:rsidRPr="000B64F1">
        <w:rPr>
          <w:rFonts w:ascii="Times New Roman" w:hAnsi="Times New Roman" w:hint="eastAsia"/>
          <w:sz w:val="20"/>
        </w:rPr>
        <w:t>標準偏差を与えられるようにした．シミュレーション内で駐停車車両が路肩に駐停車する際，駐停車車両は第一車線の一部を占有する．路上駐停車車両回避モデルでは，走行車両が走行車線の残余幅から駐停車車両との接触を回避する走行をする．走行車線の残余幅が車体の横幅を考慮した車線変更閾値を下回る場合，車線変更を行うことで路上駐停車車両を回避し，残余幅が車線変更閾値以上の場合は走行車線を維持したまま速度を低下させてすり抜けを行う．すり抜け走行をする場合，</w:t>
      </w:r>
      <w:r w:rsidR="00037C0B" w:rsidRPr="000B64F1">
        <w:rPr>
          <w:rFonts w:ascii="Times New Roman" w:hAnsi="Times New Roman" w:hint="eastAsia"/>
          <w:sz w:val="20"/>
        </w:rPr>
        <w:t>残余幅と速度低下率を基に作成されたテーブル表からすり抜け速度が確率的に選択されて速度を</w:t>
      </w:r>
      <w:moveToRangeStart w:id="426" w:author="悠 長谷川" w:date="2025-11-04T21:48:00Z" w:name="move213185316"/>
      <w:moveTo w:id="427" w:author="悠 長谷川" w:date="2025-11-04T21:48:00Z" w16du:dateUtc="2025-11-04T12:48:00Z">
        <w:r w:rsidR="007367C3">
          <w:rPr>
            <w:rFonts w:ascii="Times New Roman" w:hAnsi="Times New Roman" w:hint="eastAsia"/>
            <w:sz w:val="20"/>
            <w:szCs w:val="20"/>
          </w:rPr>
          <w:t>落</w:t>
        </w:r>
        <w:r w:rsidR="007367C3" w:rsidRPr="00181012">
          <w:rPr>
            <w:rFonts w:ascii="Times New Roman" w:hAnsi="Times New Roman" w:hint="eastAsia"/>
            <w:sz w:val="20"/>
            <w:szCs w:val="20"/>
          </w:rPr>
          <w:t>として走行をする．</w:t>
        </w:r>
      </w:moveTo>
    </w:p>
    <w:p w14:paraId="587D0A21" w14:textId="7FAB1DCB" w:rsidR="00037C0B" w:rsidRPr="00AF6125" w:rsidRDefault="00AF6125">
      <w:pPr>
        <w:rPr>
          <w:rFonts w:ascii="Times New Roman" w:hAnsi="Times New Roman"/>
          <w:sz w:val="20"/>
        </w:rPr>
        <w:pPrChange w:id="428" w:author="響生 畠中" w:date="2025-11-05T07:38:00Z" w16du:dateUtc="2025-11-04T22:38:00Z">
          <w:pPr>
            <w:jc w:val="center"/>
          </w:pPr>
        </w:pPrChange>
      </w:pPr>
      <w:moveFromRangeStart w:id="429" w:author="響生 畠中" w:date="2025-11-05T07:12:00Z" w:name="move213219149"/>
      <w:moveToRangeEnd w:id="426"/>
      <w:moveFrom w:id="430" w:author="響生 畠中" w:date="2025-11-05T07:12:00Z" w16du:dateUtc="2025-11-04T22:12:00Z">
        <w:r w:rsidRPr="000B64F1" w:rsidDel="0065122A">
          <w:rPr>
            <w:rFonts w:ascii="Times New Roman" w:hAnsi="Times New Roman"/>
            <w:noProof/>
            <w:sz w:val="20"/>
          </w:rPr>
          <w:drawing>
            <wp:inline distT="0" distB="0" distL="0" distR="0" wp14:anchorId="35246A6D" wp14:editId="44CF5AD5">
              <wp:extent cx="2933700" cy="876300"/>
              <wp:effectExtent l="0" t="0" r="0" b="0"/>
              <wp:docPr id="621821379" name="Picture 1246478627" descr="図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6478627" descr="図形&#10;&#10;AI 生成コンテンツは誤りを含む可能性があります。"/>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33700" cy="876300"/>
                      </a:xfrm>
                      <a:prstGeom prst="rect">
                        <a:avLst/>
                      </a:prstGeom>
                      <a:noFill/>
                      <a:ln>
                        <a:noFill/>
                      </a:ln>
                    </pic:spPr>
                  </pic:pic>
                </a:graphicData>
              </a:graphic>
            </wp:inline>
          </w:drawing>
        </w:r>
      </w:moveFrom>
      <w:moveFromRangeEnd w:id="429"/>
    </w:p>
    <w:p w14:paraId="6FEAEF8F" w14:textId="6A8D29DC" w:rsidR="000B64F1" w:rsidDel="00566F31" w:rsidRDefault="00037C0B" w:rsidP="00566F31">
      <w:pPr>
        <w:pStyle w:val="af5"/>
        <w:ind w:firstLine="201"/>
        <w:jc w:val="center"/>
        <w:rPr>
          <w:del w:id="431" w:author="響生 畠中" w:date="2025-11-05T07:10:00Z" w16du:dateUtc="2025-11-04T22:10:00Z"/>
          <w:sz w:val="20"/>
          <w:szCs w:val="20"/>
        </w:rPr>
      </w:pPr>
      <w:bookmarkStart w:id="432" w:name="_Ref213240554"/>
      <w:commentRangeStart w:id="433"/>
      <w:del w:id="434" w:author="響生 畠中" w:date="2025-11-05T14:47:00Z" w16du:dateUtc="2025-11-05T05:47:00Z">
        <w:r w:rsidRPr="00566F31" w:rsidDel="00566F31">
          <w:rPr>
            <w:rFonts w:hint="eastAsia"/>
            <w:sz w:val="20"/>
            <w:szCs w:val="20"/>
          </w:rPr>
          <w:delText>表</w:delText>
        </w:r>
        <w:r w:rsidRPr="00566F31" w:rsidDel="00566F31">
          <w:rPr>
            <w:rFonts w:hint="eastAsia"/>
            <w:sz w:val="20"/>
            <w:szCs w:val="20"/>
          </w:rPr>
          <w:delText xml:space="preserve"> </w:delText>
        </w:r>
        <w:r w:rsidRPr="00566F31" w:rsidDel="00566F31">
          <w:rPr>
            <w:rFonts w:ascii="Times New Roman" w:hAnsi="Times New Roman"/>
            <w:b w:val="0"/>
            <w:bCs w:val="0"/>
            <w:sz w:val="20"/>
            <w:szCs w:val="20"/>
          </w:rPr>
          <w:fldChar w:fldCharType="begin"/>
        </w:r>
        <w:r w:rsidRPr="00566F31" w:rsidDel="00566F31">
          <w:rPr>
            <w:rFonts w:ascii="Times New Roman" w:hAnsi="Times New Roman"/>
            <w:sz w:val="20"/>
            <w:szCs w:val="20"/>
          </w:rPr>
          <w:delInstrText xml:space="preserve"> SEQ </w:delInstrText>
        </w:r>
        <w:r w:rsidRPr="00566F31" w:rsidDel="00566F31">
          <w:rPr>
            <w:rFonts w:ascii="Times New Roman" w:hAnsi="Times New Roman"/>
            <w:sz w:val="20"/>
            <w:szCs w:val="20"/>
          </w:rPr>
          <w:delInstrText>表</w:delInstrText>
        </w:r>
        <w:r w:rsidRPr="00566F31" w:rsidDel="00566F31">
          <w:rPr>
            <w:rFonts w:ascii="Times New Roman" w:hAnsi="Times New Roman"/>
            <w:sz w:val="20"/>
            <w:szCs w:val="20"/>
          </w:rPr>
          <w:delInstrText xml:space="preserve"> \* ARABIC </w:delInstrText>
        </w:r>
        <w:r w:rsidRPr="00566F31" w:rsidDel="00566F31">
          <w:rPr>
            <w:rFonts w:ascii="Times New Roman" w:hAnsi="Times New Roman"/>
            <w:b w:val="0"/>
            <w:bCs w:val="0"/>
            <w:sz w:val="20"/>
            <w:szCs w:val="20"/>
          </w:rPr>
          <w:fldChar w:fldCharType="separate"/>
        </w:r>
        <w:r w:rsidR="00802FBB" w:rsidRPr="00566F31" w:rsidDel="00566F31">
          <w:rPr>
            <w:rFonts w:ascii="Times New Roman" w:hAnsi="Times New Roman"/>
            <w:noProof/>
            <w:sz w:val="20"/>
            <w:szCs w:val="20"/>
          </w:rPr>
          <w:delText>1</w:delText>
        </w:r>
        <w:r w:rsidRPr="00566F31" w:rsidDel="00566F31">
          <w:rPr>
            <w:rFonts w:ascii="Times New Roman" w:hAnsi="Times New Roman"/>
            <w:b w:val="0"/>
            <w:bCs w:val="0"/>
            <w:sz w:val="20"/>
            <w:szCs w:val="20"/>
          </w:rPr>
          <w:fldChar w:fldCharType="end"/>
        </w:r>
        <w:bookmarkEnd w:id="432"/>
        <w:r w:rsidRPr="00566F31" w:rsidDel="00566F31">
          <w:rPr>
            <w:rFonts w:hint="eastAsia"/>
            <w:sz w:val="20"/>
            <w:szCs w:val="20"/>
          </w:rPr>
          <w:delText>：各車種の挙動パラメータ</w:delText>
        </w:r>
        <w:commentRangeEnd w:id="433"/>
        <w:r w:rsidR="001B090B" w:rsidRPr="00566F31" w:rsidDel="00566F31">
          <w:rPr>
            <w:rStyle w:val="a7"/>
            <w:sz w:val="20"/>
            <w:szCs w:val="20"/>
            <w:rPrChange w:id="435" w:author="響生 畠中" w:date="2025-11-05T14:48:00Z" w16du:dateUtc="2025-11-05T05:48:00Z">
              <w:rPr>
                <w:rStyle w:val="a7"/>
              </w:rPr>
            </w:rPrChange>
          </w:rPr>
          <w:commentReference w:id="433"/>
        </w:r>
      </w:del>
      <w:moveToRangeStart w:id="436" w:author="響生 畠中" w:date="2025-11-05T07:12:00Z" w:name="move213219149"/>
      <w:moveTo w:id="437" w:author="響生 畠中" w:date="2025-11-05T07:12:00Z" w16du:dateUtc="2025-11-04T22:12:00Z">
        <w:del w:id="438" w:author="響生 畠中" w:date="2025-11-05T14:47:00Z" w16du:dateUtc="2025-11-05T05:47:00Z">
          <w:r w:rsidR="0065122A" w:rsidRPr="00566F31" w:rsidDel="00566F31">
            <w:rPr>
              <w:rFonts w:ascii="Times New Roman" w:hAnsi="Times New Roman"/>
              <w:b w:val="0"/>
              <w:bCs w:val="0"/>
              <w:noProof/>
              <w:sz w:val="20"/>
              <w:szCs w:val="20"/>
            </w:rPr>
            <w:drawing>
              <wp:inline distT="0" distB="0" distL="0" distR="0" wp14:anchorId="1F365DD0" wp14:editId="27191FAF">
                <wp:extent cx="2712720" cy="896766"/>
                <wp:effectExtent l="0" t="0" r="0" b="0"/>
                <wp:docPr id="1163098344" name="Picture 1246478627" descr="図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6478627" descr="図形&#10;&#10;AI 生成コンテンツは誤りを含む可能性があります。"/>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1641" cy="906327"/>
                        </a:xfrm>
                        <a:prstGeom prst="rect">
                          <a:avLst/>
                        </a:prstGeom>
                        <a:noFill/>
                        <a:ln>
                          <a:noFill/>
                        </a:ln>
                      </pic:spPr>
                    </pic:pic>
                  </a:graphicData>
                </a:graphic>
              </wp:inline>
            </w:drawing>
          </w:r>
        </w:del>
      </w:moveTo>
      <w:moveToRangeEnd w:id="436"/>
    </w:p>
    <w:p w14:paraId="5BDF66FD" w14:textId="77777777" w:rsidR="00566F31" w:rsidRDefault="00566F31" w:rsidP="00566F31">
      <w:pPr>
        <w:rPr>
          <w:ins w:id="439" w:author="響生 畠中" w:date="2025-11-05T14:49:00Z" w16du:dateUtc="2025-11-05T05:49:00Z"/>
        </w:rPr>
      </w:pPr>
    </w:p>
    <w:p w14:paraId="34D2C1D0" w14:textId="77777777" w:rsidR="00566F31" w:rsidRPr="00566F31" w:rsidRDefault="00566F31">
      <w:pPr>
        <w:rPr>
          <w:ins w:id="440" w:author="響生 畠中" w:date="2025-11-05T14:49:00Z" w16du:dateUtc="2025-11-05T05:49:00Z"/>
          <w:rPrChange w:id="441" w:author="響生 畠中" w:date="2025-11-05T14:49:00Z" w16du:dateUtc="2025-11-05T05:49:00Z">
            <w:rPr>
              <w:ins w:id="442" w:author="響生 畠中" w:date="2025-11-05T14:49:00Z" w16du:dateUtc="2025-11-05T05:49:00Z"/>
              <w:sz w:val="20"/>
              <w:szCs w:val="20"/>
            </w:rPr>
          </w:rPrChange>
        </w:rPr>
        <w:pPrChange w:id="443" w:author="響生 畠中" w:date="2025-11-05T14:49:00Z" w16du:dateUtc="2025-11-05T05:49:00Z">
          <w:pPr>
            <w:pStyle w:val="af5"/>
            <w:ind w:left="210" w:right="210" w:firstLine="201"/>
            <w:jc w:val="center"/>
          </w:pPr>
        </w:pPrChange>
      </w:pPr>
    </w:p>
    <w:p w14:paraId="120CFD94" w14:textId="5E25FB89" w:rsidR="00E0456D" w:rsidRPr="00566F31" w:rsidDel="00566F31" w:rsidRDefault="00061299">
      <w:pPr>
        <w:pStyle w:val="af5"/>
        <w:ind w:firstLine="200"/>
        <w:jc w:val="center"/>
        <w:rPr>
          <w:del w:id="444" w:author="響生 畠中" w:date="2025-11-05T14:47:00Z" w16du:dateUtc="2025-11-05T05:47:00Z"/>
          <w:sz w:val="20"/>
          <w:szCs w:val="20"/>
          <w:rPrChange w:id="445" w:author="響生 畠中" w:date="2025-11-05T14:48:00Z" w16du:dateUtc="2025-11-05T05:48:00Z">
            <w:rPr>
              <w:del w:id="446" w:author="響生 畠中" w:date="2025-11-05T14:47:00Z" w16du:dateUtc="2025-11-05T05:47:00Z"/>
            </w:rPr>
          </w:rPrChange>
        </w:rPr>
        <w:pPrChange w:id="447" w:author="響生 畠中" w:date="2025-11-05T07:10:00Z" w16du:dateUtc="2025-11-04T22:10:00Z">
          <w:pPr/>
        </w:pPrChange>
      </w:pPr>
      <w:ins w:id="448" w:author="響生 畠中" w:date="2025-11-05T14:53:00Z" w16du:dateUtc="2025-11-05T05:53:00Z">
        <w:r w:rsidRPr="007B7C85">
          <w:rPr>
            <w:rFonts w:ascii="Times New Roman" w:hAnsi="Times New Roman"/>
            <w:b w:val="0"/>
            <w:bCs w:val="0"/>
            <w:noProof/>
            <w:sz w:val="20"/>
          </w:rPr>
          <w:lastRenderedPageBreak/>
          <w:drawing>
            <wp:anchor distT="0" distB="0" distL="114300" distR="114300" simplePos="0" relativeHeight="251680768" behindDoc="0" locked="0" layoutInCell="1" allowOverlap="1" wp14:anchorId="4CD1B974" wp14:editId="6DD68185">
              <wp:simplePos x="0" y="0"/>
              <wp:positionH relativeFrom="column">
                <wp:posOffset>3576320</wp:posOffset>
              </wp:positionH>
              <wp:positionV relativeFrom="paragraph">
                <wp:posOffset>19050</wp:posOffset>
              </wp:positionV>
              <wp:extent cx="2227580" cy="2322830"/>
              <wp:effectExtent l="19050" t="19050" r="20320" b="20320"/>
              <wp:wrapTopAndBottom/>
              <wp:docPr id="417280014" name="図 9" descr="グラフ, 散布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80014" name="図 9" descr="グラフ, 散布図&#10;&#10;AI 生成コンテンツは誤りを含む可能性があります。"/>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27580" cy="23228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ins>
      <w:moveFromRangeStart w:id="449" w:author="悠 長谷川" w:date="2025-11-04T21:48:00Z" w:name="move213185316"/>
      <w:moveFrom w:id="450" w:author="悠 長谷川" w:date="2025-11-04T21:48:00Z" w16du:dateUtc="2025-11-04T12:48:00Z">
        <w:del w:id="451" w:author="響生 畠中" w:date="2025-11-05T14:47:00Z" w16du:dateUtc="2025-11-05T05:47:00Z">
          <w:r w:rsidR="00AF6125" w:rsidRPr="00566F31" w:rsidDel="00566F31">
            <w:rPr>
              <w:rFonts w:hint="eastAsia"/>
              <w:sz w:val="20"/>
              <w:szCs w:val="20"/>
              <w:rPrChange w:id="452" w:author="響生 畠中" w:date="2025-11-05T14:48:00Z" w16du:dateUtc="2025-11-05T05:48:00Z">
                <w:rPr>
                  <w:rFonts w:hint="eastAsia"/>
                </w:rPr>
              </w:rPrChange>
            </w:rPr>
            <w:delText>落として走行をする．</w:delText>
          </w:r>
        </w:del>
      </w:moveFrom>
      <w:moveFromRangeEnd w:id="449"/>
    </w:p>
    <w:p w14:paraId="534F552A" w14:textId="2FBEF8F4" w:rsidR="00566F31" w:rsidRPr="00566F31" w:rsidRDefault="00566F31">
      <w:pPr>
        <w:pStyle w:val="af5"/>
        <w:ind w:firstLine="201"/>
        <w:jc w:val="center"/>
        <w:rPr>
          <w:ins w:id="453" w:author="響生 畠中" w:date="2025-11-05T14:47:00Z" w16du:dateUtc="2025-11-05T05:47:00Z"/>
          <w:sz w:val="20"/>
          <w:szCs w:val="20"/>
          <w:rPrChange w:id="454" w:author="響生 畠中" w:date="2025-11-05T14:48:00Z" w16du:dateUtc="2025-11-05T05:48:00Z">
            <w:rPr>
              <w:ins w:id="455" w:author="響生 畠中" w:date="2025-11-05T14:47:00Z" w16du:dateUtc="2025-11-05T05:47:00Z"/>
            </w:rPr>
          </w:rPrChange>
        </w:rPr>
        <w:pPrChange w:id="456" w:author="響生 畠中" w:date="2025-11-05T14:47:00Z" w16du:dateUtc="2025-11-05T05:47:00Z">
          <w:pPr/>
        </w:pPrChange>
      </w:pPr>
      <w:bookmarkStart w:id="457" w:name="_Ref213257705"/>
      <w:ins w:id="458" w:author="響生 畠中" w:date="2025-11-05T14:47:00Z" w16du:dateUtc="2025-11-05T05:47:00Z">
        <w:r w:rsidRPr="00566F31">
          <w:rPr>
            <w:rFonts w:hint="eastAsia"/>
            <w:sz w:val="20"/>
            <w:szCs w:val="20"/>
            <w:rPrChange w:id="459" w:author="響生 畠中" w:date="2025-11-05T14:48:00Z" w16du:dateUtc="2025-11-05T05:48:00Z">
              <w:rPr>
                <w:rFonts w:hint="eastAsia"/>
                <w:b/>
                <w:bCs/>
              </w:rPr>
            </w:rPrChange>
          </w:rPr>
          <w:t>表</w:t>
        </w:r>
        <w:r w:rsidRPr="00566F31">
          <w:rPr>
            <w:rFonts w:ascii="Times New Roman" w:hAnsi="Times New Roman"/>
            <w:sz w:val="20"/>
            <w:szCs w:val="20"/>
            <w:rPrChange w:id="460" w:author="響生 畠中" w:date="2025-11-05T14:49:00Z" w16du:dateUtc="2025-11-05T05:49:00Z">
              <w:rPr>
                <w:b/>
                <w:bCs/>
              </w:rPr>
            </w:rPrChange>
          </w:rPr>
          <w:fldChar w:fldCharType="begin"/>
        </w:r>
        <w:r w:rsidRPr="00566F31">
          <w:rPr>
            <w:rFonts w:ascii="Times New Roman" w:hAnsi="Times New Roman"/>
            <w:sz w:val="20"/>
            <w:szCs w:val="20"/>
            <w:rPrChange w:id="461" w:author="響生 畠中" w:date="2025-11-05T14:49:00Z" w16du:dateUtc="2025-11-05T05:49:00Z">
              <w:rPr>
                <w:b/>
                <w:bCs/>
              </w:rPr>
            </w:rPrChange>
          </w:rPr>
          <w:instrText xml:space="preserve"> SEQ </w:instrText>
        </w:r>
        <w:r w:rsidRPr="00566F31">
          <w:rPr>
            <w:rFonts w:ascii="Times New Roman" w:hAnsi="Times New Roman" w:hint="eastAsia"/>
            <w:sz w:val="20"/>
            <w:szCs w:val="20"/>
            <w:rPrChange w:id="462" w:author="響生 畠中" w:date="2025-11-05T14:49:00Z" w16du:dateUtc="2025-11-05T05:49:00Z">
              <w:rPr>
                <w:rFonts w:hint="eastAsia"/>
                <w:b/>
                <w:bCs/>
              </w:rPr>
            </w:rPrChange>
          </w:rPr>
          <w:instrText>表</w:instrText>
        </w:r>
        <w:r w:rsidRPr="00566F31">
          <w:rPr>
            <w:rFonts w:ascii="Times New Roman" w:hAnsi="Times New Roman"/>
            <w:sz w:val="20"/>
            <w:szCs w:val="20"/>
            <w:rPrChange w:id="463" w:author="響生 畠中" w:date="2025-11-05T14:49:00Z" w16du:dateUtc="2025-11-05T05:49:00Z">
              <w:rPr>
                <w:b/>
                <w:bCs/>
              </w:rPr>
            </w:rPrChange>
          </w:rPr>
          <w:instrText xml:space="preserve"> \* ARABIC </w:instrText>
        </w:r>
      </w:ins>
      <w:r w:rsidRPr="00566F31">
        <w:rPr>
          <w:rFonts w:ascii="Times New Roman" w:hAnsi="Times New Roman"/>
          <w:sz w:val="20"/>
          <w:szCs w:val="20"/>
          <w:rPrChange w:id="464" w:author="響生 畠中" w:date="2025-11-05T14:49:00Z" w16du:dateUtc="2025-11-05T05:49:00Z">
            <w:rPr>
              <w:b/>
              <w:bCs/>
            </w:rPr>
          </w:rPrChange>
        </w:rPr>
        <w:fldChar w:fldCharType="separate"/>
      </w:r>
      <w:ins w:id="465" w:author="響生 畠中" w:date="2025-11-05T19:34:00Z" w16du:dateUtc="2025-11-05T10:34:00Z">
        <w:r w:rsidR="00970F35">
          <w:rPr>
            <w:rFonts w:ascii="Times New Roman" w:hAnsi="Times New Roman"/>
            <w:noProof/>
            <w:sz w:val="20"/>
            <w:szCs w:val="20"/>
          </w:rPr>
          <w:t>1</w:t>
        </w:r>
      </w:ins>
      <w:ins w:id="466" w:author="響生 畠中" w:date="2025-11-05T14:47:00Z" w16du:dateUtc="2025-11-05T05:47:00Z">
        <w:r w:rsidRPr="00566F31">
          <w:rPr>
            <w:rFonts w:ascii="Times New Roman" w:hAnsi="Times New Roman"/>
            <w:sz w:val="20"/>
            <w:szCs w:val="20"/>
            <w:rPrChange w:id="467" w:author="響生 畠中" w:date="2025-11-05T14:49:00Z" w16du:dateUtc="2025-11-05T05:49:00Z">
              <w:rPr>
                <w:b/>
                <w:bCs/>
              </w:rPr>
            </w:rPrChange>
          </w:rPr>
          <w:fldChar w:fldCharType="end"/>
        </w:r>
        <w:bookmarkEnd w:id="457"/>
        <w:r w:rsidRPr="00566F31">
          <w:rPr>
            <w:rFonts w:hint="eastAsia"/>
            <w:sz w:val="20"/>
            <w:szCs w:val="20"/>
            <w:rPrChange w:id="468" w:author="響生 畠中" w:date="2025-11-05T14:48:00Z" w16du:dateUtc="2025-11-05T05:48:00Z">
              <w:rPr>
                <w:rFonts w:hint="eastAsia"/>
                <w:b/>
                <w:bCs/>
              </w:rPr>
            </w:rPrChange>
          </w:rPr>
          <w:t>：</w:t>
        </w:r>
      </w:ins>
      <w:ins w:id="469" w:author="響生 畠中" w:date="2025-11-05T14:48:00Z">
        <w:r w:rsidRPr="00566F31">
          <w:rPr>
            <w:rFonts w:hint="eastAsia"/>
            <w:sz w:val="20"/>
            <w:szCs w:val="20"/>
            <w:rPrChange w:id="470" w:author="響生 畠中" w:date="2025-11-05T14:48:00Z" w16du:dateUtc="2025-11-05T05:48:00Z">
              <w:rPr>
                <w:rFonts w:hint="eastAsia"/>
                <w:b/>
                <w:bCs/>
              </w:rPr>
            </w:rPrChange>
          </w:rPr>
          <w:t>各車種の挙動パラメー</w:t>
        </w:r>
      </w:ins>
      <w:bookmarkStart w:id="471" w:name="_Ref213246605"/>
      <w:ins w:id="472" w:author="響生 畠中" w:date="2025-11-05T14:48:00Z" w16du:dateUtc="2025-11-05T05:48:00Z">
        <w:r w:rsidRPr="00566F31">
          <w:rPr>
            <w:rFonts w:hint="eastAsia"/>
            <w:sz w:val="20"/>
            <w:szCs w:val="20"/>
            <w:rPrChange w:id="473" w:author="響生 畠中" w:date="2025-11-05T14:48:00Z" w16du:dateUtc="2025-11-05T05:48:00Z">
              <w:rPr>
                <w:rFonts w:hint="eastAsia"/>
                <w:b/>
                <w:bCs/>
              </w:rPr>
            </w:rPrChange>
          </w:rPr>
          <w:t>タ</w:t>
        </w:r>
      </w:ins>
      <w:bookmarkEnd w:id="471"/>
    </w:p>
    <w:tbl>
      <w:tblPr>
        <w:tblStyle w:val="af7"/>
        <w:tblW w:w="48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474" w:author="響生 畠中" w:date="2025-11-05T15:42:00Z" w16du:dateUtc="2025-11-05T06:42:00Z">
          <w:tblPr>
            <w:tblStyle w:val="af7"/>
            <w:tblW w:w="4820" w:type="dxa"/>
            <w:tblInd w:w="-5" w:type="dxa"/>
            <w:tblLook w:val="04A0" w:firstRow="1" w:lastRow="0" w:firstColumn="1" w:lastColumn="0" w:noHBand="0" w:noVBand="1"/>
          </w:tblPr>
        </w:tblPrChange>
      </w:tblPr>
      <w:tblGrid>
        <w:gridCol w:w="1515"/>
        <w:gridCol w:w="753"/>
        <w:gridCol w:w="851"/>
        <w:gridCol w:w="709"/>
        <w:gridCol w:w="992"/>
        <w:tblGridChange w:id="475">
          <w:tblGrid>
            <w:gridCol w:w="45"/>
            <w:gridCol w:w="1470"/>
            <w:gridCol w:w="45"/>
            <w:gridCol w:w="708"/>
            <w:gridCol w:w="45"/>
            <w:gridCol w:w="806"/>
            <w:gridCol w:w="45"/>
            <w:gridCol w:w="664"/>
            <w:gridCol w:w="45"/>
            <w:gridCol w:w="947"/>
            <w:gridCol w:w="45"/>
          </w:tblGrid>
        </w:tblGridChange>
      </w:tblGrid>
      <w:tr w:rsidR="00121E25" w:rsidRPr="00121E25" w14:paraId="0D532383" w14:textId="77777777" w:rsidTr="00206107">
        <w:trPr>
          <w:trHeight w:val="288"/>
          <w:ins w:id="476" w:author="響生 畠中" w:date="2025-11-05T15:40:00Z"/>
          <w:trPrChange w:id="477" w:author="響生 畠中" w:date="2025-11-05T15:42:00Z" w16du:dateUtc="2025-11-05T06:42:00Z">
            <w:trPr>
              <w:gridBefore w:val="1"/>
              <w:trHeight w:val="288"/>
            </w:trPr>
          </w:trPrChange>
        </w:trPr>
        <w:tc>
          <w:tcPr>
            <w:tcW w:w="1515" w:type="dxa"/>
            <w:tcBorders>
              <w:top w:val="single" w:sz="8" w:space="0" w:color="auto"/>
              <w:bottom w:val="single" w:sz="8" w:space="0" w:color="auto"/>
            </w:tcBorders>
            <w:hideMark/>
            <w:tcPrChange w:id="478" w:author="響生 畠中" w:date="2025-11-05T15:42:00Z" w16du:dateUtc="2025-11-05T06:42:00Z">
              <w:tcPr>
                <w:tcW w:w="1515" w:type="dxa"/>
                <w:gridSpan w:val="2"/>
                <w:hideMark/>
              </w:tcPr>
            </w:tcPrChange>
          </w:tcPr>
          <w:p w14:paraId="545B4793" w14:textId="77777777" w:rsidR="00121E25" w:rsidRPr="00121E25" w:rsidRDefault="00121E25" w:rsidP="00121E25">
            <w:pPr>
              <w:widowControl/>
              <w:rPr>
                <w:ins w:id="479" w:author="響生 畠中" w:date="2025-11-05T15:40:00Z" w16du:dateUtc="2025-11-05T06:40:00Z"/>
                <w:rFonts w:eastAsia="ＭＳ Ｐゴシック" w:cs="ＭＳ Ｐゴシック"/>
                <w:color w:val="000000"/>
                <w:kern w:val="0"/>
                <w:szCs w:val="21"/>
              </w:rPr>
            </w:pPr>
            <w:ins w:id="480" w:author="響生 畠中" w:date="2025-11-05T15:40:00Z" w16du:dateUtc="2025-11-05T06:40:00Z">
              <w:r w:rsidRPr="00121E25">
                <w:rPr>
                  <w:rFonts w:eastAsia="ＭＳ Ｐゴシック" w:cs="ＭＳ Ｐゴシック"/>
                  <w:color w:val="000000"/>
                  <w:kern w:val="0"/>
                  <w:szCs w:val="21"/>
                </w:rPr>
                <w:t xml:space="preserve">　</w:t>
              </w:r>
            </w:ins>
          </w:p>
        </w:tc>
        <w:tc>
          <w:tcPr>
            <w:tcW w:w="753" w:type="dxa"/>
            <w:tcBorders>
              <w:top w:val="single" w:sz="8" w:space="0" w:color="auto"/>
              <w:bottom w:val="single" w:sz="8" w:space="0" w:color="auto"/>
            </w:tcBorders>
            <w:hideMark/>
            <w:tcPrChange w:id="481" w:author="響生 畠中" w:date="2025-11-05T15:42:00Z" w16du:dateUtc="2025-11-05T06:42:00Z">
              <w:tcPr>
                <w:tcW w:w="753" w:type="dxa"/>
                <w:gridSpan w:val="2"/>
                <w:hideMark/>
              </w:tcPr>
            </w:tcPrChange>
          </w:tcPr>
          <w:p w14:paraId="4CD5C5B7" w14:textId="77777777" w:rsidR="00121E25" w:rsidRPr="00121E25" w:rsidRDefault="00121E25" w:rsidP="00121E25">
            <w:pPr>
              <w:widowControl/>
              <w:jc w:val="center"/>
              <w:rPr>
                <w:ins w:id="482" w:author="響生 畠中" w:date="2025-11-05T15:40:00Z" w16du:dateUtc="2025-11-05T06:40:00Z"/>
                <w:rFonts w:ascii="ＭＳ 明朝" w:hAnsi="ＭＳ 明朝" w:cs="ＭＳ Ｐゴシック"/>
                <w:b/>
                <w:bCs/>
                <w:color w:val="000000"/>
                <w:kern w:val="0"/>
                <w:sz w:val="16"/>
                <w:szCs w:val="16"/>
              </w:rPr>
            </w:pPr>
            <w:ins w:id="483" w:author="響生 畠中" w:date="2025-11-05T15:40:00Z" w16du:dateUtc="2025-11-05T06:40:00Z">
              <w:r w:rsidRPr="00121E25">
                <w:rPr>
                  <w:rFonts w:ascii="ＭＳ 明朝" w:hAnsi="ＭＳ 明朝" w:cs="ＭＳ Ｐゴシック" w:hint="eastAsia"/>
                  <w:b/>
                  <w:bCs/>
                  <w:color w:val="000000"/>
                  <w:kern w:val="0"/>
                  <w:sz w:val="16"/>
                  <w:szCs w:val="16"/>
                </w:rPr>
                <w:t>小型車</w:t>
              </w:r>
            </w:ins>
          </w:p>
        </w:tc>
        <w:tc>
          <w:tcPr>
            <w:tcW w:w="851" w:type="dxa"/>
            <w:tcBorders>
              <w:top w:val="single" w:sz="8" w:space="0" w:color="auto"/>
              <w:bottom w:val="single" w:sz="8" w:space="0" w:color="auto"/>
            </w:tcBorders>
            <w:hideMark/>
            <w:tcPrChange w:id="484" w:author="響生 畠中" w:date="2025-11-05T15:42:00Z" w16du:dateUtc="2025-11-05T06:42:00Z">
              <w:tcPr>
                <w:tcW w:w="851" w:type="dxa"/>
                <w:gridSpan w:val="2"/>
                <w:hideMark/>
              </w:tcPr>
            </w:tcPrChange>
          </w:tcPr>
          <w:p w14:paraId="400EEC3A" w14:textId="77777777" w:rsidR="00121E25" w:rsidRPr="00121E25" w:rsidRDefault="00121E25" w:rsidP="00121E25">
            <w:pPr>
              <w:widowControl/>
              <w:jc w:val="center"/>
              <w:rPr>
                <w:ins w:id="485" w:author="響生 畠中" w:date="2025-11-05T15:40:00Z" w16du:dateUtc="2025-11-05T06:40:00Z"/>
                <w:rFonts w:ascii="ＭＳ 明朝" w:hAnsi="ＭＳ 明朝" w:cs="ＭＳ Ｐゴシック"/>
                <w:b/>
                <w:bCs/>
                <w:color w:val="000000"/>
                <w:kern w:val="0"/>
                <w:sz w:val="16"/>
                <w:szCs w:val="16"/>
              </w:rPr>
            </w:pPr>
            <w:ins w:id="486" w:author="響生 畠中" w:date="2025-11-05T15:40:00Z" w16du:dateUtc="2025-11-05T06:40:00Z">
              <w:r w:rsidRPr="00121E25">
                <w:rPr>
                  <w:rFonts w:ascii="ＭＳ 明朝" w:hAnsi="ＭＳ 明朝" w:cs="ＭＳ Ｐゴシック" w:hint="eastAsia"/>
                  <w:b/>
                  <w:bCs/>
                  <w:color w:val="000000"/>
                  <w:kern w:val="0"/>
                  <w:sz w:val="16"/>
                  <w:szCs w:val="16"/>
                </w:rPr>
                <w:t>大型車</w:t>
              </w:r>
            </w:ins>
          </w:p>
        </w:tc>
        <w:tc>
          <w:tcPr>
            <w:tcW w:w="709" w:type="dxa"/>
            <w:tcBorders>
              <w:top w:val="single" w:sz="8" w:space="0" w:color="auto"/>
              <w:bottom w:val="single" w:sz="8" w:space="0" w:color="auto"/>
            </w:tcBorders>
            <w:hideMark/>
            <w:tcPrChange w:id="487" w:author="響生 畠中" w:date="2025-11-05T15:42:00Z" w16du:dateUtc="2025-11-05T06:42:00Z">
              <w:tcPr>
                <w:tcW w:w="709" w:type="dxa"/>
                <w:gridSpan w:val="2"/>
                <w:hideMark/>
              </w:tcPr>
            </w:tcPrChange>
          </w:tcPr>
          <w:p w14:paraId="17893262" w14:textId="77777777" w:rsidR="00121E25" w:rsidRPr="00121E25" w:rsidRDefault="00121E25" w:rsidP="00121E25">
            <w:pPr>
              <w:widowControl/>
              <w:jc w:val="center"/>
              <w:rPr>
                <w:ins w:id="488" w:author="響生 畠中" w:date="2025-11-05T15:40:00Z" w16du:dateUtc="2025-11-05T06:40:00Z"/>
                <w:rFonts w:ascii="ＭＳ 明朝" w:hAnsi="ＭＳ 明朝" w:cs="ＭＳ Ｐゴシック"/>
                <w:b/>
                <w:bCs/>
                <w:color w:val="000000"/>
                <w:kern w:val="0"/>
                <w:sz w:val="16"/>
                <w:szCs w:val="16"/>
              </w:rPr>
            </w:pPr>
            <w:ins w:id="489" w:author="響生 畠中" w:date="2025-11-05T15:40:00Z" w16du:dateUtc="2025-11-05T06:40:00Z">
              <w:r w:rsidRPr="00121E25">
                <w:rPr>
                  <w:rFonts w:ascii="ＭＳ 明朝" w:hAnsi="ＭＳ 明朝" w:cs="ＭＳ Ｐゴシック" w:hint="eastAsia"/>
                  <w:b/>
                  <w:bCs/>
                  <w:color w:val="000000"/>
                  <w:kern w:val="0"/>
                  <w:sz w:val="16"/>
                  <w:szCs w:val="16"/>
                </w:rPr>
                <w:t>バス</w:t>
              </w:r>
            </w:ins>
          </w:p>
        </w:tc>
        <w:tc>
          <w:tcPr>
            <w:tcW w:w="992" w:type="dxa"/>
            <w:tcBorders>
              <w:top w:val="single" w:sz="8" w:space="0" w:color="auto"/>
              <w:bottom w:val="single" w:sz="8" w:space="0" w:color="auto"/>
            </w:tcBorders>
            <w:hideMark/>
            <w:tcPrChange w:id="490" w:author="響生 畠中" w:date="2025-11-05T15:42:00Z" w16du:dateUtc="2025-11-05T06:42:00Z">
              <w:tcPr>
                <w:tcW w:w="992" w:type="dxa"/>
                <w:gridSpan w:val="2"/>
                <w:hideMark/>
              </w:tcPr>
            </w:tcPrChange>
          </w:tcPr>
          <w:p w14:paraId="055E8DC1" w14:textId="77777777" w:rsidR="00121E25" w:rsidRPr="00121E25" w:rsidRDefault="00121E25" w:rsidP="00121E25">
            <w:pPr>
              <w:widowControl/>
              <w:jc w:val="center"/>
              <w:rPr>
                <w:ins w:id="491" w:author="響生 畠中" w:date="2025-11-05T15:40:00Z" w16du:dateUtc="2025-11-05T06:40:00Z"/>
                <w:rFonts w:eastAsia="ＭＳ Ｐゴシック" w:cs="ＭＳ Ｐゴシック"/>
                <w:b/>
                <w:bCs/>
                <w:color w:val="000000"/>
                <w:kern w:val="0"/>
                <w:sz w:val="16"/>
                <w:szCs w:val="16"/>
              </w:rPr>
            </w:pPr>
            <w:ins w:id="492" w:author="響生 畠中" w:date="2025-11-05T15:40:00Z" w16du:dateUtc="2025-11-05T06:40:00Z">
              <w:r w:rsidRPr="00121E25">
                <w:rPr>
                  <w:rFonts w:eastAsia="ＭＳ Ｐゴシック" w:cs="ＭＳ Ｐゴシック"/>
                  <w:b/>
                  <w:bCs/>
                  <w:color w:val="000000"/>
                  <w:kern w:val="0"/>
                  <w:sz w:val="16"/>
                  <w:szCs w:val="16"/>
                </w:rPr>
                <w:t>AV</w:t>
              </w:r>
              <w:r w:rsidRPr="00121E25">
                <w:rPr>
                  <w:rFonts w:ascii="ＭＳ 明朝" w:hAnsi="ＭＳ 明朝" w:cs="ＭＳ Ｐゴシック" w:hint="eastAsia"/>
                  <w:b/>
                  <w:bCs/>
                  <w:color w:val="000000"/>
                  <w:kern w:val="0"/>
                  <w:sz w:val="16"/>
                  <w:szCs w:val="16"/>
                </w:rPr>
                <w:t>バス</w:t>
              </w:r>
            </w:ins>
          </w:p>
        </w:tc>
      </w:tr>
      <w:tr w:rsidR="00121E25" w:rsidRPr="00121E25" w14:paraId="72C03D1E" w14:textId="77777777" w:rsidTr="00206107">
        <w:trPr>
          <w:trHeight w:val="276"/>
          <w:ins w:id="493" w:author="響生 畠中" w:date="2025-11-05T15:40:00Z"/>
          <w:trPrChange w:id="494" w:author="響生 畠中" w:date="2025-11-05T15:41:00Z" w16du:dateUtc="2025-11-05T06:41:00Z">
            <w:trPr>
              <w:gridBefore w:val="1"/>
              <w:trHeight w:val="276"/>
            </w:trPr>
          </w:trPrChange>
        </w:trPr>
        <w:tc>
          <w:tcPr>
            <w:tcW w:w="1515" w:type="dxa"/>
            <w:tcBorders>
              <w:top w:val="single" w:sz="8" w:space="0" w:color="auto"/>
            </w:tcBorders>
            <w:hideMark/>
            <w:tcPrChange w:id="495" w:author="響生 畠中" w:date="2025-11-05T15:41:00Z" w16du:dateUtc="2025-11-05T06:41:00Z">
              <w:tcPr>
                <w:tcW w:w="1515" w:type="dxa"/>
                <w:gridSpan w:val="2"/>
                <w:hideMark/>
              </w:tcPr>
            </w:tcPrChange>
          </w:tcPr>
          <w:p w14:paraId="619ECE97" w14:textId="77777777" w:rsidR="00121E25" w:rsidRPr="00121E25" w:rsidRDefault="00121E25" w:rsidP="00121E25">
            <w:pPr>
              <w:widowControl/>
              <w:jc w:val="center"/>
              <w:rPr>
                <w:ins w:id="496" w:author="響生 畠中" w:date="2025-11-05T15:40:00Z" w16du:dateUtc="2025-11-05T06:40:00Z"/>
                <w:rFonts w:ascii="ＭＳ 明朝" w:hAnsi="ＭＳ 明朝" w:cs="ＭＳ Ｐゴシック"/>
                <w:b/>
                <w:bCs/>
                <w:color w:val="000000"/>
                <w:kern w:val="0"/>
                <w:sz w:val="16"/>
                <w:szCs w:val="16"/>
              </w:rPr>
            </w:pPr>
            <w:ins w:id="497" w:author="響生 畠中" w:date="2025-11-05T15:40:00Z" w16du:dateUtc="2025-11-05T06:40:00Z">
              <w:r w:rsidRPr="00121E25">
                <w:rPr>
                  <w:rFonts w:ascii="ＭＳ 明朝" w:hAnsi="ＭＳ 明朝" w:cs="ＭＳ Ｐゴシック" w:hint="eastAsia"/>
                  <w:b/>
                  <w:bCs/>
                  <w:color w:val="000000"/>
                  <w:kern w:val="0"/>
                  <w:sz w:val="16"/>
                  <w:szCs w:val="16"/>
                </w:rPr>
                <w:t>最大加速度</w:t>
              </w:r>
              <w:r w:rsidRPr="00121E25">
                <w:rPr>
                  <w:rFonts w:ascii="Times New Roman" w:hAnsi="Times New Roman"/>
                  <w:b/>
                  <w:bCs/>
                  <w:color w:val="000000"/>
                  <w:kern w:val="0"/>
                  <w:sz w:val="16"/>
                  <w:szCs w:val="16"/>
                </w:rPr>
                <w:t>[m/s2]</w:t>
              </w:r>
            </w:ins>
          </w:p>
        </w:tc>
        <w:tc>
          <w:tcPr>
            <w:tcW w:w="753" w:type="dxa"/>
            <w:tcBorders>
              <w:top w:val="single" w:sz="8" w:space="0" w:color="auto"/>
            </w:tcBorders>
            <w:hideMark/>
            <w:tcPrChange w:id="498" w:author="響生 畠中" w:date="2025-11-05T15:41:00Z" w16du:dateUtc="2025-11-05T06:41:00Z">
              <w:tcPr>
                <w:tcW w:w="753" w:type="dxa"/>
                <w:gridSpan w:val="2"/>
                <w:hideMark/>
              </w:tcPr>
            </w:tcPrChange>
          </w:tcPr>
          <w:p w14:paraId="24686ED1" w14:textId="77777777" w:rsidR="00121E25" w:rsidRPr="00121E25" w:rsidRDefault="00121E25" w:rsidP="00121E25">
            <w:pPr>
              <w:widowControl/>
              <w:jc w:val="center"/>
              <w:rPr>
                <w:ins w:id="499" w:author="響生 畠中" w:date="2025-11-05T15:40:00Z" w16du:dateUtc="2025-11-05T06:40:00Z"/>
                <w:rFonts w:ascii="Times New Roman" w:eastAsia="ＭＳ Ｐゴシック" w:hAnsi="Times New Roman"/>
                <w:color w:val="000000"/>
                <w:kern w:val="0"/>
                <w:sz w:val="18"/>
                <w:szCs w:val="18"/>
              </w:rPr>
            </w:pPr>
            <w:ins w:id="500" w:author="響生 畠中" w:date="2025-11-05T15:40:00Z" w16du:dateUtc="2025-11-05T06:40:00Z">
              <w:r w:rsidRPr="00121E25">
                <w:rPr>
                  <w:rFonts w:ascii="Times New Roman" w:eastAsia="ＭＳ Ｐゴシック" w:hAnsi="Times New Roman"/>
                  <w:color w:val="000000"/>
                  <w:kern w:val="0"/>
                  <w:sz w:val="18"/>
                  <w:szCs w:val="18"/>
                </w:rPr>
                <w:t>1.6</w:t>
              </w:r>
            </w:ins>
          </w:p>
        </w:tc>
        <w:tc>
          <w:tcPr>
            <w:tcW w:w="851" w:type="dxa"/>
            <w:tcBorders>
              <w:top w:val="single" w:sz="8" w:space="0" w:color="auto"/>
            </w:tcBorders>
            <w:hideMark/>
            <w:tcPrChange w:id="501" w:author="響生 畠中" w:date="2025-11-05T15:41:00Z" w16du:dateUtc="2025-11-05T06:41:00Z">
              <w:tcPr>
                <w:tcW w:w="851" w:type="dxa"/>
                <w:gridSpan w:val="2"/>
                <w:hideMark/>
              </w:tcPr>
            </w:tcPrChange>
          </w:tcPr>
          <w:p w14:paraId="55701A59" w14:textId="77777777" w:rsidR="00121E25" w:rsidRPr="00121E25" w:rsidRDefault="00121E25" w:rsidP="00121E25">
            <w:pPr>
              <w:widowControl/>
              <w:jc w:val="center"/>
              <w:rPr>
                <w:ins w:id="502" w:author="響生 畠中" w:date="2025-11-05T15:40:00Z" w16du:dateUtc="2025-11-05T06:40:00Z"/>
                <w:rFonts w:ascii="Times New Roman" w:eastAsia="ＭＳ Ｐゴシック" w:hAnsi="Times New Roman"/>
                <w:color w:val="000000"/>
                <w:kern w:val="0"/>
                <w:sz w:val="18"/>
                <w:szCs w:val="18"/>
              </w:rPr>
            </w:pPr>
            <w:ins w:id="503" w:author="響生 畠中" w:date="2025-11-05T15:40:00Z" w16du:dateUtc="2025-11-05T06:40:00Z">
              <w:r w:rsidRPr="00121E25">
                <w:rPr>
                  <w:rFonts w:ascii="Times New Roman" w:eastAsia="ＭＳ Ｐゴシック" w:hAnsi="Times New Roman"/>
                  <w:color w:val="000000"/>
                  <w:kern w:val="0"/>
                  <w:sz w:val="18"/>
                  <w:szCs w:val="18"/>
                </w:rPr>
                <w:t>1.4</w:t>
              </w:r>
            </w:ins>
          </w:p>
        </w:tc>
        <w:tc>
          <w:tcPr>
            <w:tcW w:w="709" w:type="dxa"/>
            <w:tcBorders>
              <w:top w:val="single" w:sz="8" w:space="0" w:color="auto"/>
            </w:tcBorders>
            <w:hideMark/>
            <w:tcPrChange w:id="504" w:author="響生 畠中" w:date="2025-11-05T15:41:00Z" w16du:dateUtc="2025-11-05T06:41:00Z">
              <w:tcPr>
                <w:tcW w:w="709" w:type="dxa"/>
                <w:gridSpan w:val="2"/>
                <w:hideMark/>
              </w:tcPr>
            </w:tcPrChange>
          </w:tcPr>
          <w:p w14:paraId="48AF9AAE" w14:textId="77777777" w:rsidR="00121E25" w:rsidRPr="00121E25" w:rsidRDefault="00121E25" w:rsidP="00121E25">
            <w:pPr>
              <w:widowControl/>
              <w:jc w:val="center"/>
              <w:rPr>
                <w:ins w:id="505" w:author="響生 畠中" w:date="2025-11-05T15:40:00Z" w16du:dateUtc="2025-11-05T06:40:00Z"/>
                <w:rFonts w:ascii="Times New Roman" w:eastAsia="ＭＳ Ｐゴシック" w:hAnsi="Times New Roman"/>
                <w:color w:val="000000"/>
                <w:kern w:val="0"/>
                <w:sz w:val="18"/>
                <w:szCs w:val="18"/>
              </w:rPr>
            </w:pPr>
            <w:ins w:id="506" w:author="響生 畠中" w:date="2025-11-05T15:40:00Z" w16du:dateUtc="2025-11-05T06:40:00Z">
              <w:r w:rsidRPr="00121E25">
                <w:rPr>
                  <w:rFonts w:ascii="Times New Roman" w:eastAsia="ＭＳ Ｐゴシック" w:hAnsi="Times New Roman"/>
                  <w:color w:val="000000"/>
                  <w:kern w:val="0"/>
                  <w:sz w:val="18"/>
                  <w:szCs w:val="18"/>
                </w:rPr>
                <w:t>1.4</w:t>
              </w:r>
            </w:ins>
          </w:p>
        </w:tc>
        <w:tc>
          <w:tcPr>
            <w:tcW w:w="992" w:type="dxa"/>
            <w:tcBorders>
              <w:top w:val="single" w:sz="8" w:space="0" w:color="auto"/>
            </w:tcBorders>
            <w:hideMark/>
            <w:tcPrChange w:id="507" w:author="響生 畠中" w:date="2025-11-05T15:41:00Z" w16du:dateUtc="2025-11-05T06:41:00Z">
              <w:tcPr>
                <w:tcW w:w="992" w:type="dxa"/>
                <w:gridSpan w:val="2"/>
                <w:hideMark/>
              </w:tcPr>
            </w:tcPrChange>
          </w:tcPr>
          <w:p w14:paraId="13CDD098" w14:textId="77777777" w:rsidR="00121E25" w:rsidRPr="00121E25" w:rsidRDefault="00121E25" w:rsidP="00121E25">
            <w:pPr>
              <w:widowControl/>
              <w:jc w:val="center"/>
              <w:rPr>
                <w:ins w:id="508" w:author="響生 畠中" w:date="2025-11-05T15:40:00Z" w16du:dateUtc="2025-11-05T06:40:00Z"/>
                <w:rFonts w:ascii="Times New Roman" w:eastAsia="ＭＳ Ｐゴシック" w:hAnsi="Times New Roman"/>
                <w:color w:val="000000"/>
                <w:kern w:val="0"/>
                <w:sz w:val="18"/>
                <w:szCs w:val="18"/>
              </w:rPr>
            </w:pPr>
            <w:ins w:id="509" w:author="響生 畠中" w:date="2025-11-05T15:40:00Z" w16du:dateUtc="2025-11-05T06:40:00Z">
              <w:r w:rsidRPr="00121E25">
                <w:rPr>
                  <w:rFonts w:ascii="Times New Roman" w:eastAsia="ＭＳ Ｐゴシック" w:hAnsi="Times New Roman"/>
                  <w:color w:val="000000"/>
                  <w:kern w:val="0"/>
                  <w:sz w:val="18"/>
                  <w:szCs w:val="18"/>
                </w:rPr>
                <w:t>0.812</w:t>
              </w:r>
            </w:ins>
          </w:p>
        </w:tc>
      </w:tr>
      <w:tr w:rsidR="00121E25" w:rsidRPr="00121E25" w14:paraId="094E472E" w14:textId="77777777" w:rsidTr="00121E25">
        <w:trPr>
          <w:trHeight w:val="276"/>
          <w:ins w:id="510" w:author="響生 畠中" w:date="2025-11-05T15:40:00Z"/>
          <w:trPrChange w:id="511" w:author="響生 畠中" w:date="2025-11-05T15:41:00Z" w16du:dateUtc="2025-11-05T06:41:00Z">
            <w:trPr>
              <w:gridBefore w:val="1"/>
              <w:trHeight w:val="276"/>
            </w:trPr>
          </w:trPrChange>
        </w:trPr>
        <w:tc>
          <w:tcPr>
            <w:tcW w:w="1515" w:type="dxa"/>
            <w:hideMark/>
            <w:tcPrChange w:id="512" w:author="響生 畠中" w:date="2025-11-05T15:41:00Z" w16du:dateUtc="2025-11-05T06:41:00Z">
              <w:tcPr>
                <w:tcW w:w="1515" w:type="dxa"/>
                <w:gridSpan w:val="2"/>
                <w:hideMark/>
              </w:tcPr>
            </w:tcPrChange>
          </w:tcPr>
          <w:p w14:paraId="68C2722E" w14:textId="77777777" w:rsidR="00121E25" w:rsidRPr="00121E25" w:rsidRDefault="00121E25" w:rsidP="00121E25">
            <w:pPr>
              <w:widowControl/>
              <w:jc w:val="center"/>
              <w:rPr>
                <w:ins w:id="513" w:author="響生 畠中" w:date="2025-11-05T15:40:00Z" w16du:dateUtc="2025-11-05T06:40:00Z"/>
                <w:rFonts w:ascii="ＭＳ 明朝" w:hAnsi="ＭＳ 明朝" w:cs="ＭＳ Ｐゴシック"/>
                <w:b/>
                <w:bCs/>
                <w:color w:val="000000"/>
                <w:kern w:val="0"/>
                <w:sz w:val="16"/>
                <w:szCs w:val="16"/>
              </w:rPr>
            </w:pPr>
            <w:ins w:id="514" w:author="響生 畠中" w:date="2025-11-05T15:40:00Z" w16du:dateUtc="2025-11-05T06:40:00Z">
              <w:r w:rsidRPr="00121E25">
                <w:rPr>
                  <w:rFonts w:ascii="ＭＳ 明朝" w:hAnsi="ＭＳ 明朝" w:cs="ＭＳ Ｐゴシック" w:hint="eastAsia"/>
                  <w:b/>
                  <w:bCs/>
                  <w:color w:val="000000"/>
                  <w:kern w:val="0"/>
                  <w:sz w:val="16"/>
                  <w:szCs w:val="16"/>
                </w:rPr>
                <w:t>最大減速度</w:t>
              </w:r>
              <w:r w:rsidRPr="00121E25">
                <w:rPr>
                  <w:rFonts w:ascii="Times New Roman" w:hAnsi="Times New Roman"/>
                  <w:b/>
                  <w:bCs/>
                  <w:color w:val="000000"/>
                  <w:kern w:val="0"/>
                  <w:sz w:val="16"/>
                  <w:szCs w:val="16"/>
                </w:rPr>
                <w:t>[m/s2]</w:t>
              </w:r>
            </w:ins>
          </w:p>
        </w:tc>
        <w:tc>
          <w:tcPr>
            <w:tcW w:w="753" w:type="dxa"/>
            <w:hideMark/>
            <w:tcPrChange w:id="515" w:author="響生 畠中" w:date="2025-11-05T15:41:00Z" w16du:dateUtc="2025-11-05T06:41:00Z">
              <w:tcPr>
                <w:tcW w:w="753" w:type="dxa"/>
                <w:gridSpan w:val="2"/>
                <w:hideMark/>
              </w:tcPr>
            </w:tcPrChange>
          </w:tcPr>
          <w:p w14:paraId="06A347B9" w14:textId="77777777" w:rsidR="00121E25" w:rsidRPr="00121E25" w:rsidRDefault="00121E25" w:rsidP="00121E25">
            <w:pPr>
              <w:widowControl/>
              <w:jc w:val="center"/>
              <w:rPr>
                <w:ins w:id="516" w:author="響生 畠中" w:date="2025-11-05T15:40:00Z" w16du:dateUtc="2025-11-05T06:40:00Z"/>
                <w:rFonts w:ascii="Times New Roman" w:eastAsia="ＭＳ Ｐゴシック" w:hAnsi="Times New Roman"/>
                <w:color w:val="000000"/>
                <w:kern w:val="0"/>
                <w:sz w:val="18"/>
                <w:szCs w:val="18"/>
              </w:rPr>
            </w:pPr>
            <w:ins w:id="517" w:author="響生 畠中" w:date="2025-11-05T15:40:00Z" w16du:dateUtc="2025-11-05T06:40:00Z">
              <w:r w:rsidRPr="00121E25">
                <w:rPr>
                  <w:rFonts w:ascii="Times New Roman" w:eastAsia="ＭＳ Ｐゴシック" w:hAnsi="Times New Roman"/>
                  <w:color w:val="000000"/>
                  <w:kern w:val="0"/>
                  <w:sz w:val="18"/>
                  <w:szCs w:val="18"/>
                </w:rPr>
                <w:t>3.6</w:t>
              </w:r>
            </w:ins>
          </w:p>
        </w:tc>
        <w:tc>
          <w:tcPr>
            <w:tcW w:w="851" w:type="dxa"/>
            <w:hideMark/>
            <w:tcPrChange w:id="518" w:author="響生 畠中" w:date="2025-11-05T15:41:00Z" w16du:dateUtc="2025-11-05T06:41:00Z">
              <w:tcPr>
                <w:tcW w:w="851" w:type="dxa"/>
                <w:gridSpan w:val="2"/>
                <w:hideMark/>
              </w:tcPr>
            </w:tcPrChange>
          </w:tcPr>
          <w:p w14:paraId="41034518" w14:textId="77777777" w:rsidR="00121E25" w:rsidRPr="00121E25" w:rsidRDefault="00121E25" w:rsidP="00121E25">
            <w:pPr>
              <w:widowControl/>
              <w:jc w:val="center"/>
              <w:rPr>
                <w:ins w:id="519" w:author="響生 畠中" w:date="2025-11-05T15:40:00Z" w16du:dateUtc="2025-11-05T06:40:00Z"/>
                <w:rFonts w:ascii="Times New Roman" w:eastAsia="ＭＳ Ｐゴシック" w:hAnsi="Times New Roman"/>
                <w:color w:val="000000"/>
                <w:kern w:val="0"/>
                <w:sz w:val="18"/>
                <w:szCs w:val="18"/>
              </w:rPr>
            </w:pPr>
            <w:ins w:id="520" w:author="響生 畠中" w:date="2025-11-05T15:40:00Z" w16du:dateUtc="2025-11-05T06:40:00Z">
              <w:r w:rsidRPr="00121E25">
                <w:rPr>
                  <w:rFonts w:ascii="Times New Roman" w:eastAsia="ＭＳ Ｐゴシック" w:hAnsi="Times New Roman"/>
                  <w:color w:val="000000"/>
                  <w:kern w:val="0"/>
                  <w:sz w:val="18"/>
                  <w:szCs w:val="18"/>
                </w:rPr>
                <w:t>3.6</w:t>
              </w:r>
            </w:ins>
          </w:p>
        </w:tc>
        <w:tc>
          <w:tcPr>
            <w:tcW w:w="709" w:type="dxa"/>
            <w:hideMark/>
            <w:tcPrChange w:id="521" w:author="響生 畠中" w:date="2025-11-05T15:41:00Z" w16du:dateUtc="2025-11-05T06:41:00Z">
              <w:tcPr>
                <w:tcW w:w="709" w:type="dxa"/>
                <w:gridSpan w:val="2"/>
                <w:hideMark/>
              </w:tcPr>
            </w:tcPrChange>
          </w:tcPr>
          <w:p w14:paraId="357E8F19" w14:textId="77777777" w:rsidR="00121E25" w:rsidRPr="00121E25" w:rsidRDefault="00121E25" w:rsidP="00121E25">
            <w:pPr>
              <w:widowControl/>
              <w:jc w:val="center"/>
              <w:rPr>
                <w:ins w:id="522" w:author="響生 畠中" w:date="2025-11-05T15:40:00Z" w16du:dateUtc="2025-11-05T06:40:00Z"/>
                <w:rFonts w:ascii="Times New Roman" w:eastAsia="ＭＳ Ｐゴシック" w:hAnsi="Times New Roman"/>
                <w:color w:val="000000"/>
                <w:kern w:val="0"/>
                <w:sz w:val="18"/>
                <w:szCs w:val="18"/>
              </w:rPr>
            </w:pPr>
            <w:ins w:id="523" w:author="響生 畠中" w:date="2025-11-05T15:40:00Z" w16du:dateUtc="2025-11-05T06:40:00Z">
              <w:r w:rsidRPr="00121E25">
                <w:rPr>
                  <w:rFonts w:ascii="Times New Roman" w:eastAsia="ＭＳ Ｐゴシック" w:hAnsi="Times New Roman"/>
                  <w:color w:val="000000"/>
                  <w:kern w:val="0"/>
                  <w:sz w:val="18"/>
                  <w:szCs w:val="18"/>
                </w:rPr>
                <w:t>3.6</w:t>
              </w:r>
            </w:ins>
          </w:p>
        </w:tc>
        <w:tc>
          <w:tcPr>
            <w:tcW w:w="992" w:type="dxa"/>
            <w:hideMark/>
            <w:tcPrChange w:id="524" w:author="響生 畠中" w:date="2025-11-05T15:41:00Z" w16du:dateUtc="2025-11-05T06:41:00Z">
              <w:tcPr>
                <w:tcW w:w="992" w:type="dxa"/>
                <w:gridSpan w:val="2"/>
                <w:hideMark/>
              </w:tcPr>
            </w:tcPrChange>
          </w:tcPr>
          <w:p w14:paraId="534482B4" w14:textId="77777777" w:rsidR="00121E25" w:rsidRPr="00121E25" w:rsidRDefault="00121E25" w:rsidP="00121E25">
            <w:pPr>
              <w:widowControl/>
              <w:jc w:val="center"/>
              <w:rPr>
                <w:ins w:id="525" w:author="響生 畠中" w:date="2025-11-05T15:40:00Z" w16du:dateUtc="2025-11-05T06:40:00Z"/>
                <w:rFonts w:ascii="Times New Roman" w:eastAsia="ＭＳ Ｐゴシック" w:hAnsi="Times New Roman"/>
                <w:color w:val="000000"/>
                <w:kern w:val="0"/>
                <w:sz w:val="18"/>
                <w:szCs w:val="18"/>
              </w:rPr>
            </w:pPr>
            <w:ins w:id="526" w:author="響生 畠中" w:date="2025-11-05T15:40:00Z" w16du:dateUtc="2025-11-05T06:40:00Z">
              <w:r w:rsidRPr="00121E25">
                <w:rPr>
                  <w:rFonts w:ascii="Times New Roman" w:eastAsia="ＭＳ Ｐゴシック" w:hAnsi="Times New Roman"/>
                  <w:color w:val="000000"/>
                  <w:kern w:val="0"/>
                  <w:sz w:val="18"/>
                  <w:szCs w:val="18"/>
                </w:rPr>
                <w:t>3.6</w:t>
              </w:r>
            </w:ins>
          </w:p>
        </w:tc>
      </w:tr>
      <w:tr w:rsidR="00121E25" w:rsidRPr="00121E25" w14:paraId="6C9776AB" w14:textId="77777777" w:rsidTr="00121E25">
        <w:trPr>
          <w:trHeight w:val="276"/>
          <w:ins w:id="527" w:author="響生 畠中" w:date="2025-11-05T15:40:00Z"/>
          <w:trPrChange w:id="528" w:author="響生 畠中" w:date="2025-11-05T15:41:00Z" w16du:dateUtc="2025-11-05T06:41:00Z">
            <w:trPr>
              <w:gridBefore w:val="1"/>
              <w:trHeight w:val="276"/>
            </w:trPr>
          </w:trPrChange>
        </w:trPr>
        <w:tc>
          <w:tcPr>
            <w:tcW w:w="1515" w:type="dxa"/>
            <w:hideMark/>
            <w:tcPrChange w:id="529" w:author="響生 畠中" w:date="2025-11-05T15:41:00Z" w16du:dateUtc="2025-11-05T06:41:00Z">
              <w:tcPr>
                <w:tcW w:w="1515" w:type="dxa"/>
                <w:gridSpan w:val="2"/>
                <w:hideMark/>
              </w:tcPr>
            </w:tcPrChange>
          </w:tcPr>
          <w:p w14:paraId="5732C49E" w14:textId="77777777" w:rsidR="00121E25" w:rsidRPr="00121E25" w:rsidRDefault="00121E25" w:rsidP="00121E25">
            <w:pPr>
              <w:widowControl/>
              <w:jc w:val="center"/>
              <w:rPr>
                <w:ins w:id="530" w:author="響生 畠中" w:date="2025-11-05T15:40:00Z" w16du:dateUtc="2025-11-05T06:40:00Z"/>
                <w:rFonts w:ascii="ＭＳ 明朝" w:hAnsi="ＭＳ 明朝" w:cs="ＭＳ Ｐゴシック"/>
                <w:b/>
                <w:bCs/>
                <w:color w:val="000000"/>
                <w:kern w:val="0"/>
                <w:sz w:val="16"/>
                <w:szCs w:val="16"/>
              </w:rPr>
            </w:pPr>
            <w:ins w:id="531" w:author="響生 畠中" w:date="2025-11-05T15:40:00Z" w16du:dateUtc="2025-11-05T06:40:00Z">
              <w:r w:rsidRPr="00121E25">
                <w:rPr>
                  <w:rFonts w:ascii="ＭＳ 明朝" w:hAnsi="ＭＳ 明朝" w:cs="ＭＳ Ｐゴシック" w:hint="eastAsia"/>
                  <w:b/>
                  <w:bCs/>
                  <w:color w:val="000000"/>
                  <w:kern w:val="0"/>
                  <w:sz w:val="16"/>
                  <w:szCs w:val="16"/>
                </w:rPr>
                <w:t>希望減速度</w:t>
              </w:r>
              <w:r w:rsidRPr="00121E25">
                <w:rPr>
                  <w:rFonts w:ascii="Times New Roman" w:hAnsi="Times New Roman"/>
                  <w:b/>
                  <w:bCs/>
                  <w:color w:val="000000"/>
                  <w:kern w:val="0"/>
                  <w:sz w:val="16"/>
                  <w:szCs w:val="16"/>
                </w:rPr>
                <w:t>[m/s2]</w:t>
              </w:r>
            </w:ins>
          </w:p>
        </w:tc>
        <w:tc>
          <w:tcPr>
            <w:tcW w:w="753" w:type="dxa"/>
            <w:hideMark/>
            <w:tcPrChange w:id="532" w:author="響生 畠中" w:date="2025-11-05T15:41:00Z" w16du:dateUtc="2025-11-05T06:41:00Z">
              <w:tcPr>
                <w:tcW w:w="753" w:type="dxa"/>
                <w:gridSpan w:val="2"/>
                <w:hideMark/>
              </w:tcPr>
            </w:tcPrChange>
          </w:tcPr>
          <w:p w14:paraId="51ADCE45" w14:textId="77777777" w:rsidR="00121E25" w:rsidRPr="00121E25" w:rsidRDefault="00121E25" w:rsidP="00121E25">
            <w:pPr>
              <w:widowControl/>
              <w:jc w:val="center"/>
              <w:rPr>
                <w:ins w:id="533" w:author="響生 畠中" w:date="2025-11-05T15:40:00Z" w16du:dateUtc="2025-11-05T06:40:00Z"/>
                <w:rFonts w:ascii="Times New Roman" w:eastAsia="ＭＳ Ｐゴシック" w:hAnsi="Times New Roman"/>
                <w:color w:val="000000"/>
                <w:kern w:val="0"/>
                <w:sz w:val="18"/>
                <w:szCs w:val="18"/>
              </w:rPr>
            </w:pPr>
            <w:ins w:id="534" w:author="響生 畠中" w:date="2025-11-05T15:40:00Z" w16du:dateUtc="2025-11-05T06:40:00Z">
              <w:r w:rsidRPr="00121E25">
                <w:rPr>
                  <w:rFonts w:ascii="Times New Roman" w:eastAsia="ＭＳ Ｐゴシック" w:hAnsi="Times New Roman"/>
                  <w:color w:val="000000"/>
                  <w:kern w:val="0"/>
                  <w:sz w:val="18"/>
                  <w:szCs w:val="18"/>
                </w:rPr>
                <w:t>1.623</w:t>
              </w:r>
            </w:ins>
          </w:p>
        </w:tc>
        <w:tc>
          <w:tcPr>
            <w:tcW w:w="851" w:type="dxa"/>
            <w:hideMark/>
            <w:tcPrChange w:id="535" w:author="響生 畠中" w:date="2025-11-05T15:41:00Z" w16du:dateUtc="2025-11-05T06:41:00Z">
              <w:tcPr>
                <w:tcW w:w="851" w:type="dxa"/>
                <w:gridSpan w:val="2"/>
                <w:hideMark/>
              </w:tcPr>
            </w:tcPrChange>
          </w:tcPr>
          <w:p w14:paraId="13CF03FC" w14:textId="77777777" w:rsidR="00121E25" w:rsidRPr="00121E25" w:rsidRDefault="00121E25" w:rsidP="00121E25">
            <w:pPr>
              <w:widowControl/>
              <w:jc w:val="center"/>
              <w:rPr>
                <w:ins w:id="536" w:author="響生 畠中" w:date="2025-11-05T15:40:00Z" w16du:dateUtc="2025-11-05T06:40:00Z"/>
                <w:rFonts w:ascii="Times New Roman" w:eastAsia="ＭＳ Ｐゴシック" w:hAnsi="Times New Roman"/>
                <w:color w:val="000000"/>
                <w:kern w:val="0"/>
                <w:sz w:val="18"/>
                <w:szCs w:val="18"/>
              </w:rPr>
            </w:pPr>
            <w:ins w:id="537" w:author="響生 畠中" w:date="2025-11-05T15:40:00Z" w16du:dateUtc="2025-11-05T06:40:00Z">
              <w:r w:rsidRPr="00121E25">
                <w:rPr>
                  <w:rFonts w:ascii="Times New Roman" w:eastAsia="ＭＳ Ｐゴシック" w:hAnsi="Times New Roman"/>
                  <w:color w:val="000000"/>
                  <w:kern w:val="0"/>
                  <w:sz w:val="18"/>
                  <w:szCs w:val="18"/>
                </w:rPr>
                <w:t>1.829</w:t>
              </w:r>
            </w:ins>
          </w:p>
        </w:tc>
        <w:tc>
          <w:tcPr>
            <w:tcW w:w="709" w:type="dxa"/>
            <w:hideMark/>
            <w:tcPrChange w:id="538" w:author="響生 畠中" w:date="2025-11-05T15:41:00Z" w16du:dateUtc="2025-11-05T06:41:00Z">
              <w:tcPr>
                <w:tcW w:w="709" w:type="dxa"/>
                <w:gridSpan w:val="2"/>
                <w:hideMark/>
              </w:tcPr>
            </w:tcPrChange>
          </w:tcPr>
          <w:p w14:paraId="07D8A900" w14:textId="26D9BF5C" w:rsidR="00121E25" w:rsidRPr="00121E25" w:rsidRDefault="00121E25" w:rsidP="00121E25">
            <w:pPr>
              <w:widowControl/>
              <w:jc w:val="center"/>
              <w:rPr>
                <w:ins w:id="539" w:author="響生 畠中" w:date="2025-11-05T15:40:00Z" w16du:dateUtc="2025-11-05T06:40:00Z"/>
                <w:rFonts w:ascii="Times New Roman" w:eastAsia="ＭＳ Ｐゴシック" w:hAnsi="Times New Roman"/>
                <w:color w:val="000000"/>
                <w:kern w:val="0"/>
                <w:sz w:val="18"/>
                <w:szCs w:val="18"/>
              </w:rPr>
            </w:pPr>
            <w:ins w:id="540" w:author="響生 畠中" w:date="2025-11-05T15:40:00Z" w16du:dateUtc="2025-11-05T06:40:00Z">
              <w:r w:rsidRPr="00121E25">
                <w:rPr>
                  <w:rFonts w:ascii="Times New Roman" w:eastAsia="ＭＳ Ｐゴシック" w:hAnsi="Times New Roman"/>
                  <w:color w:val="000000"/>
                  <w:kern w:val="0"/>
                  <w:sz w:val="18"/>
                  <w:szCs w:val="18"/>
                </w:rPr>
                <w:t>2</w:t>
              </w:r>
            </w:ins>
            <w:ins w:id="541" w:author="響生 畠中" w:date="2025-11-05T16:20:00Z" w16du:dateUtc="2025-11-05T07:20:00Z">
              <w:r w:rsidR="004A3A48">
                <w:rPr>
                  <w:rFonts w:ascii="Times New Roman" w:eastAsia="ＭＳ Ｐゴシック" w:hAnsi="Times New Roman" w:hint="eastAsia"/>
                  <w:color w:val="000000"/>
                  <w:kern w:val="0"/>
                  <w:sz w:val="18"/>
                  <w:szCs w:val="18"/>
                </w:rPr>
                <w:t>.0</w:t>
              </w:r>
            </w:ins>
          </w:p>
        </w:tc>
        <w:tc>
          <w:tcPr>
            <w:tcW w:w="992" w:type="dxa"/>
            <w:hideMark/>
            <w:tcPrChange w:id="542" w:author="響生 畠中" w:date="2025-11-05T15:41:00Z" w16du:dateUtc="2025-11-05T06:41:00Z">
              <w:tcPr>
                <w:tcW w:w="992" w:type="dxa"/>
                <w:gridSpan w:val="2"/>
                <w:hideMark/>
              </w:tcPr>
            </w:tcPrChange>
          </w:tcPr>
          <w:p w14:paraId="1DD81F4C" w14:textId="77777777" w:rsidR="00121E25" w:rsidRPr="00121E25" w:rsidRDefault="00121E25" w:rsidP="00121E25">
            <w:pPr>
              <w:widowControl/>
              <w:jc w:val="center"/>
              <w:rPr>
                <w:ins w:id="543" w:author="響生 畠中" w:date="2025-11-05T15:40:00Z" w16du:dateUtc="2025-11-05T06:40:00Z"/>
                <w:rFonts w:ascii="Times New Roman" w:eastAsia="ＭＳ Ｐゴシック" w:hAnsi="Times New Roman"/>
                <w:color w:val="000000"/>
                <w:kern w:val="0"/>
                <w:sz w:val="18"/>
                <w:szCs w:val="18"/>
              </w:rPr>
            </w:pPr>
            <w:ins w:id="544" w:author="響生 畠中" w:date="2025-11-05T15:40:00Z" w16du:dateUtc="2025-11-05T06:40:00Z">
              <w:r w:rsidRPr="00121E25">
                <w:rPr>
                  <w:rFonts w:ascii="Times New Roman" w:eastAsia="ＭＳ Ｐゴシック" w:hAnsi="Times New Roman"/>
                  <w:color w:val="000000"/>
                  <w:kern w:val="0"/>
                  <w:sz w:val="18"/>
                  <w:szCs w:val="18"/>
                </w:rPr>
                <w:t>2.188</w:t>
              </w:r>
            </w:ins>
          </w:p>
        </w:tc>
      </w:tr>
      <w:tr w:rsidR="00121E25" w:rsidRPr="00121E25" w14:paraId="4BE410EB" w14:textId="77777777" w:rsidTr="00121E25">
        <w:trPr>
          <w:trHeight w:val="276"/>
          <w:ins w:id="545" w:author="響生 畠中" w:date="2025-11-05T15:40:00Z"/>
          <w:trPrChange w:id="546" w:author="響生 畠中" w:date="2025-11-05T15:42:00Z" w16du:dateUtc="2025-11-05T06:42:00Z">
            <w:trPr>
              <w:gridBefore w:val="1"/>
              <w:trHeight w:val="276"/>
            </w:trPr>
          </w:trPrChange>
        </w:trPr>
        <w:tc>
          <w:tcPr>
            <w:tcW w:w="1515" w:type="dxa"/>
            <w:hideMark/>
            <w:tcPrChange w:id="547" w:author="響生 畠中" w:date="2025-11-05T15:42:00Z" w16du:dateUtc="2025-11-05T06:42:00Z">
              <w:tcPr>
                <w:tcW w:w="1515" w:type="dxa"/>
                <w:gridSpan w:val="2"/>
                <w:hideMark/>
              </w:tcPr>
            </w:tcPrChange>
          </w:tcPr>
          <w:p w14:paraId="269F7AB7" w14:textId="77777777" w:rsidR="00121E25" w:rsidRPr="00121E25" w:rsidRDefault="00121E25" w:rsidP="00121E25">
            <w:pPr>
              <w:widowControl/>
              <w:jc w:val="center"/>
              <w:rPr>
                <w:ins w:id="548" w:author="響生 畠中" w:date="2025-11-05T15:40:00Z" w16du:dateUtc="2025-11-05T06:40:00Z"/>
                <w:rFonts w:ascii="ＭＳ 明朝" w:hAnsi="ＭＳ 明朝" w:cs="ＭＳ Ｐゴシック"/>
                <w:b/>
                <w:bCs/>
                <w:color w:val="000000"/>
                <w:kern w:val="0"/>
                <w:sz w:val="16"/>
                <w:szCs w:val="16"/>
              </w:rPr>
            </w:pPr>
            <w:ins w:id="549" w:author="響生 畠中" w:date="2025-11-05T15:40:00Z" w16du:dateUtc="2025-11-05T06:40:00Z">
              <w:r w:rsidRPr="00121E25">
                <w:rPr>
                  <w:rFonts w:ascii="ＭＳ 明朝" w:hAnsi="ＭＳ 明朝" w:cs="ＭＳ Ｐゴシック" w:hint="eastAsia"/>
                  <w:b/>
                  <w:bCs/>
                  <w:color w:val="000000"/>
                  <w:kern w:val="0"/>
                  <w:sz w:val="16"/>
                  <w:szCs w:val="16"/>
                </w:rPr>
                <w:t>自然減速度</w:t>
              </w:r>
              <w:r w:rsidRPr="00121E25">
                <w:rPr>
                  <w:rFonts w:ascii="Times New Roman" w:hAnsi="Times New Roman"/>
                  <w:b/>
                  <w:bCs/>
                  <w:color w:val="000000"/>
                  <w:kern w:val="0"/>
                  <w:sz w:val="16"/>
                  <w:szCs w:val="16"/>
                </w:rPr>
                <w:t>[m/s2]</w:t>
              </w:r>
            </w:ins>
          </w:p>
        </w:tc>
        <w:tc>
          <w:tcPr>
            <w:tcW w:w="753" w:type="dxa"/>
            <w:hideMark/>
            <w:tcPrChange w:id="550" w:author="響生 畠中" w:date="2025-11-05T15:42:00Z" w16du:dateUtc="2025-11-05T06:42:00Z">
              <w:tcPr>
                <w:tcW w:w="753" w:type="dxa"/>
                <w:gridSpan w:val="2"/>
                <w:hideMark/>
              </w:tcPr>
            </w:tcPrChange>
          </w:tcPr>
          <w:p w14:paraId="4F33886F" w14:textId="77777777" w:rsidR="00121E25" w:rsidRPr="00121E25" w:rsidRDefault="00121E25" w:rsidP="00121E25">
            <w:pPr>
              <w:widowControl/>
              <w:jc w:val="center"/>
              <w:rPr>
                <w:ins w:id="551" w:author="響生 畠中" w:date="2025-11-05T15:40:00Z" w16du:dateUtc="2025-11-05T06:40:00Z"/>
                <w:rFonts w:ascii="Times New Roman" w:eastAsia="ＭＳ Ｐゴシック" w:hAnsi="Times New Roman"/>
                <w:color w:val="000000"/>
                <w:kern w:val="0"/>
                <w:sz w:val="18"/>
                <w:szCs w:val="18"/>
              </w:rPr>
            </w:pPr>
            <w:ins w:id="552" w:author="響生 畠中" w:date="2025-11-05T15:40:00Z" w16du:dateUtc="2025-11-05T06:40:00Z">
              <w:r w:rsidRPr="00121E25">
                <w:rPr>
                  <w:rFonts w:ascii="Times New Roman" w:eastAsia="ＭＳ Ｐゴシック" w:hAnsi="Times New Roman"/>
                  <w:color w:val="000000"/>
                  <w:kern w:val="0"/>
                  <w:sz w:val="18"/>
                  <w:szCs w:val="18"/>
                </w:rPr>
                <w:t>0.24</w:t>
              </w:r>
            </w:ins>
          </w:p>
        </w:tc>
        <w:tc>
          <w:tcPr>
            <w:tcW w:w="851" w:type="dxa"/>
            <w:hideMark/>
            <w:tcPrChange w:id="553" w:author="響生 畠中" w:date="2025-11-05T15:42:00Z" w16du:dateUtc="2025-11-05T06:42:00Z">
              <w:tcPr>
                <w:tcW w:w="851" w:type="dxa"/>
                <w:gridSpan w:val="2"/>
                <w:hideMark/>
              </w:tcPr>
            </w:tcPrChange>
          </w:tcPr>
          <w:p w14:paraId="0705EEE2" w14:textId="77777777" w:rsidR="00121E25" w:rsidRPr="00121E25" w:rsidRDefault="00121E25" w:rsidP="00121E25">
            <w:pPr>
              <w:widowControl/>
              <w:jc w:val="center"/>
              <w:rPr>
                <w:ins w:id="554" w:author="響生 畠中" w:date="2025-11-05T15:40:00Z" w16du:dateUtc="2025-11-05T06:40:00Z"/>
                <w:rFonts w:ascii="Times New Roman" w:eastAsia="ＭＳ Ｐゴシック" w:hAnsi="Times New Roman"/>
                <w:color w:val="000000"/>
                <w:kern w:val="0"/>
                <w:sz w:val="18"/>
                <w:szCs w:val="18"/>
              </w:rPr>
            </w:pPr>
            <w:ins w:id="555" w:author="響生 畠中" w:date="2025-11-05T15:40:00Z" w16du:dateUtc="2025-11-05T06:40:00Z">
              <w:r w:rsidRPr="00121E25">
                <w:rPr>
                  <w:rFonts w:ascii="Times New Roman" w:eastAsia="ＭＳ Ｐゴシック" w:hAnsi="Times New Roman"/>
                  <w:color w:val="000000"/>
                  <w:kern w:val="0"/>
                  <w:sz w:val="18"/>
                  <w:szCs w:val="18"/>
                </w:rPr>
                <w:t>0.24</w:t>
              </w:r>
            </w:ins>
          </w:p>
        </w:tc>
        <w:tc>
          <w:tcPr>
            <w:tcW w:w="709" w:type="dxa"/>
            <w:hideMark/>
            <w:tcPrChange w:id="556" w:author="響生 畠中" w:date="2025-11-05T15:42:00Z" w16du:dateUtc="2025-11-05T06:42:00Z">
              <w:tcPr>
                <w:tcW w:w="709" w:type="dxa"/>
                <w:gridSpan w:val="2"/>
                <w:hideMark/>
              </w:tcPr>
            </w:tcPrChange>
          </w:tcPr>
          <w:p w14:paraId="09A9FE71" w14:textId="77777777" w:rsidR="00121E25" w:rsidRPr="00121E25" w:rsidRDefault="00121E25" w:rsidP="00121E25">
            <w:pPr>
              <w:widowControl/>
              <w:jc w:val="center"/>
              <w:rPr>
                <w:ins w:id="557" w:author="響生 畠中" w:date="2025-11-05T15:40:00Z" w16du:dateUtc="2025-11-05T06:40:00Z"/>
                <w:rFonts w:ascii="Times New Roman" w:eastAsia="ＭＳ Ｐゴシック" w:hAnsi="Times New Roman"/>
                <w:color w:val="000000"/>
                <w:kern w:val="0"/>
                <w:sz w:val="18"/>
                <w:szCs w:val="18"/>
              </w:rPr>
            </w:pPr>
            <w:ins w:id="558" w:author="響生 畠中" w:date="2025-11-05T15:40:00Z" w16du:dateUtc="2025-11-05T06:40:00Z">
              <w:r w:rsidRPr="00121E25">
                <w:rPr>
                  <w:rFonts w:ascii="Times New Roman" w:eastAsia="ＭＳ Ｐゴシック" w:hAnsi="Times New Roman"/>
                  <w:color w:val="000000"/>
                  <w:kern w:val="0"/>
                  <w:sz w:val="18"/>
                  <w:szCs w:val="18"/>
                </w:rPr>
                <w:t>0.3</w:t>
              </w:r>
            </w:ins>
          </w:p>
        </w:tc>
        <w:tc>
          <w:tcPr>
            <w:tcW w:w="992" w:type="dxa"/>
            <w:hideMark/>
            <w:tcPrChange w:id="559" w:author="響生 畠中" w:date="2025-11-05T15:42:00Z" w16du:dateUtc="2025-11-05T06:42:00Z">
              <w:tcPr>
                <w:tcW w:w="992" w:type="dxa"/>
                <w:gridSpan w:val="2"/>
                <w:hideMark/>
              </w:tcPr>
            </w:tcPrChange>
          </w:tcPr>
          <w:p w14:paraId="5992DA37" w14:textId="77777777" w:rsidR="00121E25" w:rsidRPr="00121E25" w:rsidRDefault="00121E25" w:rsidP="00121E25">
            <w:pPr>
              <w:widowControl/>
              <w:jc w:val="center"/>
              <w:rPr>
                <w:ins w:id="560" w:author="響生 畠中" w:date="2025-11-05T15:40:00Z" w16du:dateUtc="2025-11-05T06:40:00Z"/>
                <w:rFonts w:ascii="Times New Roman" w:eastAsia="ＭＳ Ｐゴシック" w:hAnsi="Times New Roman"/>
                <w:color w:val="000000"/>
                <w:kern w:val="0"/>
                <w:sz w:val="18"/>
                <w:szCs w:val="18"/>
              </w:rPr>
            </w:pPr>
            <w:ins w:id="561" w:author="響生 畠中" w:date="2025-11-05T15:40:00Z" w16du:dateUtc="2025-11-05T06:40:00Z">
              <w:r w:rsidRPr="00121E25">
                <w:rPr>
                  <w:rFonts w:ascii="Times New Roman" w:eastAsia="ＭＳ Ｐゴシック" w:hAnsi="Times New Roman"/>
                  <w:color w:val="000000"/>
                  <w:kern w:val="0"/>
                  <w:sz w:val="18"/>
                  <w:szCs w:val="18"/>
                </w:rPr>
                <w:t>0.197</w:t>
              </w:r>
            </w:ins>
          </w:p>
        </w:tc>
      </w:tr>
      <w:tr w:rsidR="00121E25" w:rsidRPr="00121E25" w14:paraId="5D95B5E5" w14:textId="77777777" w:rsidTr="004A3A48">
        <w:trPr>
          <w:trHeight w:val="214"/>
          <w:ins w:id="562" w:author="響生 畠中" w:date="2025-11-05T15:40:00Z"/>
          <w:trPrChange w:id="563" w:author="響生 畠中" w:date="2025-11-05T16:21:00Z" w16du:dateUtc="2025-11-05T07:21:00Z">
            <w:trPr>
              <w:gridBefore w:val="1"/>
              <w:trHeight w:val="276"/>
            </w:trPr>
          </w:trPrChange>
        </w:trPr>
        <w:tc>
          <w:tcPr>
            <w:tcW w:w="1515" w:type="dxa"/>
            <w:tcBorders>
              <w:bottom w:val="single" w:sz="8" w:space="0" w:color="auto"/>
            </w:tcBorders>
            <w:hideMark/>
            <w:tcPrChange w:id="564" w:author="響生 畠中" w:date="2025-11-05T16:21:00Z" w16du:dateUtc="2025-11-05T07:21:00Z">
              <w:tcPr>
                <w:tcW w:w="1515" w:type="dxa"/>
                <w:gridSpan w:val="2"/>
                <w:hideMark/>
              </w:tcPr>
            </w:tcPrChange>
          </w:tcPr>
          <w:p w14:paraId="7908C8C0" w14:textId="77777777" w:rsidR="00121E25" w:rsidRPr="00121E25" w:rsidRDefault="00121E25" w:rsidP="00121E25">
            <w:pPr>
              <w:widowControl/>
              <w:jc w:val="center"/>
              <w:rPr>
                <w:ins w:id="565" w:author="響生 畠中" w:date="2025-11-05T15:40:00Z" w16du:dateUtc="2025-11-05T06:40:00Z"/>
                <w:rFonts w:ascii="ＭＳ 明朝" w:hAnsi="ＭＳ 明朝" w:cs="ＭＳ Ｐゴシック"/>
                <w:b/>
                <w:bCs/>
                <w:color w:val="000000"/>
                <w:kern w:val="0"/>
                <w:sz w:val="16"/>
                <w:szCs w:val="16"/>
              </w:rPr>
            </w:pPr>
            <w:ins w:id="566" w:author="響生 畠中" w:date="2025-11-05T15:40:00Z" w16du:dateUtc="2025-11-05T06:40:00Z">
              <w:r w:rsidRPr="00121E25">
                <w:rPr>
                  <w:rFonts w:ascii="ＭＳ 明朝" w:hAnsi="ＭＳ 明朝" w:cs="ＭＳ Ｐゴシック" w:hint="eastAsia"/>
                  <w:b/>
                  <w:bCs/>
                  <w:color w:val="000000"/>
                  <w:kern w:val="0"/>
                  <w:sz w:val="16"/>
                  <w:szCs w:val="16"/>
                </w:rPr>
                <w:t>近傍探索距離</w:t>
              </w:r>
              <w:r w:rsidRPr="00121E25">
                <w:rPr>
                  <w:rFonts w:ascii="Times New Roman" w:hAnsi="Times New Roman"/>
                  <w:b/>
                  <w:bCs/>
                  <w:color w:val="000000"/>
                  <w:kern w:val="0"/>
                  <w:sz w:val="16"/>
                  <w:szCs w:val="16"/>
                </w:rPr>
                <w:t>[m]</w:t>
              </w:r>
            </w:ins>
          </w:p>
        </w:tc>
        <w:tc>
          <w:tcPr>
            <w:tcW w:w="753" w:type="dxa"/>
            <w:tcBorders>
              <w:bottom w:val="single" w:sz="8" w:space="0" w:color="auto"/>
            </w:tcBorders>
            <w:hideMark/>
            <w:tcPrChange w:id="567" w:author="響生 畠中" w:date="2025-11-05T16:21:00Z" w16du:dateUtc="2025-11-05T07:21:00Z">
              <w:tcPr>
                <w:tcW w:w="753" w:type="dxa"/>
                <w:gridSpan w:val="2"/>
                <w:hideMark/>
              </w:tcPr>
            </w:tcPrChange>
          </w:tcPr>
          <w:p w14:paraId="610A67A8" w14:textId="77777777" w:rsidR="00121E25" w:rsidRPr="00121E25" w:rsidRDefault="00121E25" w:rsidP="00121E25">
            <w:pPr>
              <w:widowControl/>
              <w:jc w:val="center"/>
              <w:rPr>
                <w:ins w:id="568" w:author="響生 畠中" w:date="2025-11-05T15:40:00Z" w16du:dateUtc="2025-11-05T06:40:00Z"/>
                <w:rFonts w:ascii="Times New Roman" w:eastAsia="ＭＳ Ｐゴシック" w:hAnsi="Times New Roman"/>
                <w:color w:val="000000"/>
                <w:kern w:val="0"/>
                <w:sz w:val="18"/>
                <w:szCs w:val="18"/>
              </w:rPr>
            </w:pPr>
            <w:ins w:id="569" w:author="響生 畠中" w:date="2025-11-05T15:40:00Z" w16du:dateUtc="2025-11-05T06:40:00Z">
              <w:r w:rsidRPr="00121E25">
                <w:rPr>
                  <w:rFonts w:ascii="Times New Roman" w:eastAsia="ＭＳ Ｐゴシック" w:hAnsi="Times New Roman"/>
                  <w:color w:val="000000"/>
                  <w:kern w:val="0"/>
                  <w:sz w:val="18"/>
                  <w:szCs w:val="18"/>
                </w:rPr>
                <w:t>200</w:t>
              </w:r>
            </w:ins>
          </w:p>
        </w:tc>
        <w:tc>
          <w:tcPr>
            <w:tcW w:w="851" w:type="dxa"/>
            <w:tcBorders>
              <w:bottom w:val="single" w:sz="8" w:space="0" w:color="auto"/>
            </w:tcBorders>
            <w:hideMark/>
            <w:tcPrChange w:id="570" w:author="響生 畠中" w:date="2025-11-05T16:21:00Z" w16du:dateUtc="2025-11-05T07:21:00Z">
              <w:tcPr>
                <w:tcW w:w="851" w:type="dxa"/>
                <w:gridSpan w:val="2"/>
                <w:hideMark/>
              </w:tcPr>
            </w:tcPrChange>
          </w:tcPr>
          <w:p w14:paraId="67378640" w14:textId="77777777" w:rsidR="00121E25" w:rsidRPr="00121E25" w:rsidRDefault="00121E25" w:rsidP="00121E25">
            <w:pPr>
              <w:widowControl/>
              <w:jc w:val="center"/>
              <w:rPr>
                <w:ins w:id="571" w:author="響生 畠中" w:date="2025-11-05T15:40:00Z" w16du:dateUtc="2025-11-05T06:40:00Z"/>
                <w:rFonts w:ascii="Times New Roman" w:eastAsia="ＭＳ Ｐゴシック" w:hAnsi="Times New Roman"/>
                <w:color w:val="000000"/>
                <w:kern w:val="0"/>
                <w:sz w:val="18"/>
                <w:szCs w:val="18"/>
              </w:rPr>
            </w:pPr>
            <w:ins w:id="572" w:author="響生 畠中" w:date="2025-11-05T15:40:00Z" w16du:dateUtc="2025-11-05T06:40:00Z">
              <w:r w:rsidRPr="00121E25">
                <w:rPr>
                  <w:rFonts w:ascii="Times New Roman" w:eastAsia="ＭＳ Ｐゴシック" w:hAnsi="Times New Roman"/>
                  <w:color w:val="000000"/>
                  <w:kern w:val="0"/>
                  <w:sz w:val="18"/>
                  <w:szCs w:val="18"/>
                </w:rPr>
                <w:t>200</w:t>
              </w:r>
            </w:ins>
          </w:p>
        </w:tc>
        <w:tc>
          <w:tcPr>
            <w:tcW w:w="709" w:type="dxa"/>
            <w:tcBorders>
              <w:bottom w:val="single" w:sz="8" w:space="0" w:color="auto"/>
            </w:tcBorders>
            <w:hideMark/>
            <w:tcPrChange w:id="573" w:author="響生 畠中" w:date="2025-11-05T16:21:00Z" w16du:dateUtc="2025-11-05T07:21:00Z">
              <w:tcPr>
                <w:tcW w:w="709" w:type="dxa"/>
                <w:gridSpan w:val="2"/>
                <w:hideMark/>
              </w:tcPr>
            </w:tcPrChange>
          </w:tcPr>
          <w:p w14:paraId="58262681" w14:textId="77777777" w:rsidR="00121E25" w:rsidRPr="00121E25" w:rsidRDefault="00121E25" w:rsidP="00121E25">
            <w:pPr>
              <w:widowControl/>
              <w:jc w:val="center"/>
              <w:rPr>
                <w:ins w:id="574" w:author="響生 畠中" w:date="2025-11-05T15:40:00Z" w16du:dateUtc="2025-11-05T06:40:00Z"/>
                <w:rFonts w:ascii="Times New Roman" w:eastAsia="ＭＳ Ｐゴシック" w:hAnsi="Times New Roman"/>
                <w:color w:val="000000"/>
                <w:kern w:val="0"/>
                <w:sz w:val="18"/>
                <w:szCs w:val="18"/>
              </w:rPr>
            </w:pPr>
            <w:ins w:id="575" w:author="響生 畠中" w:date="2025-11-05T15:40:00Z" w16du:dateUtc="2025-11-05T06:40:00Z">
              <w:r w:rsidRPr="00121E25">
                <w:rPr>
                  <w:rFonts w:ascii="Times New Roman" w:eastAsia="ＭＳ Ｐゴシック" w:hAnsi="Times New Roman"/>
                  <w:color w:val="000000"/>
                  <w:kern w:val="0"/>
                  <w:sz w:val="18"/>
                  <w:szCs w:val="18"/>
                </w:rPr>
                <w:t>200</w:t>
              </w:r>
            </w:ins>
          </w:p>
        </w:tc>
        <w:tc>
          <w:tcPr>
            <w:tcW w:w="992" w:type="dxa"/>
            <w:tcBorders>
              <w:bottom w:val="single" w:sz="8" w:space="0" w:color="auto"/>
            </w:tcBorders>
            <w:hideMark/>
            <w:tcPrChange w:id="576" w:author="響生 畠中" w:date="2025-11-05T16:21:00Z" w16du:dateUtc="2025-11-05T07:21:00Z">
              <w:tcPr>
                <w:tcW w:w="992" w:type="dxa"/>
                <w:gridSpan w:val="2"/>
                <w:hideMark/>
              </w:tcPr>
            </w:tcPrChange>
          </w:tcPr>
          <w:p w14:paraId="4AA01A39" w14:textId="77777777" w:rsidR="00121E25" w:rsidRPr="00121E25" w:rsidRDefault="00121E25" w:rsidP="00121E25">
            <w:pPr>
              <w:widowControl/>
              <w:jc w:val="center"/>
              <w:rPr>
                <w:ins w:id="577" w:author="響生 畠中" w:date="2025-11-05T15:40:00Z" w16du:dateUtc="2025-11-05T06:40:00Z"/>
                <w:rFonts w:ascii="Times New Roman" w:eastAsia="ＭＳ Ｐゴシック" w:hAnsi="Times New Roman"/>
                <w:color w:val="000000"/>
                <w:kern w:val="0"/>
                <w:sz w:val="18"/>
                <w:szCs w:val="18"/>
              </w:rPr>
            </w:pPr>
            <w:ins w:id="578" w:author="響生 畠中" w:date="2025-11-05T15:40:00Z" w16du:dateUtc="2025-11-05T06:40:00Z">
              <w:r w:rsidRPr="00121E25">
                <w:rPr>
                  <w:rFonts w:ascii="Times New Roman" w:eastAsia="ＭＳ Ｐゴシック" w:hAnsi="Times New Roman"/>
                  <w:color w:val="000000"/>
                  <w:kern w:val="0"/>
                  <w:sz w:val="18"/>
                  <w:szCs w:val="18"/>
                </w:rPr>
                <w:t>300</w:t>
              </w:r>
            </w:ins>
          </w:p>
        </w:tc>
      </w:tr>
    </w:tbl>
    <w:p w14:paraId="32730764" w14:textId="77777777" w:rsidR="004A3A48" w:rsidRPr="004A3A48" w:rsidRDefault="004A3A48">
      <w:pPr>
        <w:spacing w:line="300" w:lineRule="auto"/>
        <w:rPr>
          <w:ins w:id="579" w:author="響生 畠中" w:date="2025-11-05T07:11:00Z" w16du:dateUtc="2025-11-04T22:11:00Z"/>
          <w:rFonts w:ascii="ＭＳ ゴシック" w:eastAsia="ＭＳ ゴシック" w:hAnsi="ＭＳ ゴシック"/>
          <w:sz w:val="22"/>
          <w:szCs w:val="22"/>
          <w:rPrChange w:id="580" w:author="響生 畠中" w:date="2025-11-05T16:22:00Z" w16du:dateUtc="2025-11-05T07:22:00Z">
            <w:rPr>
              <w:ins w:id="581" w:author="響生 畠中" w:date="2025-11-05T07:11:00Z" w16du:dateUtc="2025-11-04T22:11:00Z"/>
              <w:rFonts w:ascii="ＭＳ ゴシック" w:eastAsia="ＭＳ ゴシック" w:hAnsi="ＭＳ ゴシック"/>
              <w:sz w:val="20"/>
            </w:rPr>
          </w:rPrChange>
        </w:rPr>
        <w:pPrChange w:id="582" w:author="響生 畠中" w:date="2025-11-05T18:07:00Z" w16du:dateUtc="2025-11-05T09:07:00Z">
          <w:pPr/>
        </w:pPrChange>
      </w:pPr>
    </w:p>
    <w:p w14:paraId="3B1FB4D6" w14:textId="1F48EDB3" w:rsidR="000B64F1" w:rsidRPr="000B64F1" w:rsidRDefault="000B64F1" w:rsidP="000B64F1">
      <w:pPr>
        <w:rPr>
          <w:rFonts w:ascii="ＭＳ ゴシック" w:eastAsia="ＭＳ ゴシック" w:hAnsi="ＭＳ ゴシック"/>
          <w:sz w:val="20"/>
        </w:rPr>
      </w:pPr>
      <w:r w:rsidRPr="000B64F1">
        <w:rPr>
          <w:rFonts w:ascii="ＭＳ ゴシック" w:eastAsia="ＭＳ ゴシック" w:hAnsi="ＭＳ ゴシック" w:hint="eastAsia"/>
          <w:sz w:val="20"/>
        </w:rPr>
        <w:t>3-3.現況再現データの作成</w:t>
      </w:r>
    </w:p>
    <w:bookmarkEnd w:id="256"/>
    <w:p w14:paraId="4B6313BD" w14:textId="3003B286" w:rsidR="00B908E0" w:rsidRPr="009A512C" w:rsidDel="007367C3" w:rsidRDefault="00EB73FE">
      <w:pPr>
        <w:ind w:left="210" w:right="210" w:firstLineChars="100" w:firstLine="210"/>
        <w:rPr>
          <w:del w:id="583" w:author="悠 長谷川" w:date="2025-11-04T21:52:00Z" w16du:dateUtc="2025-11-04T12:52:00Z"/>
          <w:rFonts w:ascii="Times New Roman" w:hAnsi="Times New Roman"/>
          <w:b/>
          <w:bCs/>
          <w:spacing w:val="-10"/>
          <w:sz w:val="20"/>
          <w:rPrChange w:id="584" w:author="響生 畠中" w:date="2025-11-05T18:13:00Z" w16du:dateUtc="2025-11-05T09:13:00Z">
            <w:rPr>
              <w:del w:id="585" w:author="悠 長谷川" w:date="2025-11-04T21:52:00Z" w16du:dateUtc="2025-11-04T12:52:00Z"/>
              <w:rFonts w:ascii="Times New Roman" w:hAnsi="Times New Roman"/>
              <w:b/>
              <w:bCs/>
              <w:sz w:val="20"/>
            </w:rPr>
          </w:rPrChange>
        </w:rPr>
        <w:pPrChange w:id="586" w:author="響生 畠中" w:date="2025-11-05T07:04:00Z" w16du:dateUtc="2025-11-04T22:04:00Z">
          <w:pPr/>
        </w:pPrChange>
      </w:pPr>
      <w:ins w:id="587" w:author="響生 畠中" w:date="2025-11-05T17:21:00Z" w16du:dateUtc="2025-11-05T08:21:00Z">
        <w:r w:rsidRPr="009A512C">
          <w:rPr>
            <w:rFonts w:ascii="Times New Roman" w:hAnsi="Times New Roman"/>
            <w:noProof/>
            <w:rPrChange w:id="588" w:author="響生 畠中" w:date="2025-11-05T18:13:00Z" w16du:dateUtc="2025-11-05T09:13:00Z">
              <w:rPr>
                <w:noProof/>
              </w:rPr>
            </w:rPrChange>
          </w:rPr>
          <mc:AlternateContent>
            <mc:Choice Requires="wps">
              <w:drawing>
                <wp:anchor distT="0" distB="0" distL="114300" distR="114300" simplePos="0" relativeHeight="251682816" behindDoc="0" locked="0" layoutInCell="1" allowOverlap="1" wp14:anchorId="0B356B02" wp14:editId="16DCF197">
                  <wp:simplePos x="0" y="0"/>
                  <wp:positionH relativeFrom="column">
                    <wp:posOffset>3409315</wp:posOffset>
                  </wp:positionH>
                  <wp:positionV relativeFrom="paragraph">
                    <wp:posOffset>654921</wp:posOffset>
                  </wp:positionV>
                  <wp:extent cx="2479675" cy="635"/>
                  <wp:effectExtent l="0" t="0" r="0" b="5080"/>
                  <wp:wrapTopAndBottom/>
                  <wp:docPr id="430690583" name="テキスト ボックス 1"/>
                  <wp:cNvGraphicFramePr/>
                  <a:graphic xmlns:a="http://schemas.openxmlformats.org/drawingml/2006/main">
                    <a:graphicData uri="http://schemas.microsoft.com/office/word/2010/wordprocessingShape">
                      <wps:wsp>
                        <wps:cNvSpPr txBox="1"/>
                        <wps:spPr>
                          <a:xfrm>
                            <a:off x="0" y="0"/>
                            <a:ext cx="2479675" cy="635"/>
                          </a:xfrm>
                          <a:prstGeom prst="rect">
                            <a:avLst/>
                          </a:prstGeom>
                          <a:solidFill>
                            <a:prstClr val="white"/>
                          </a:solidFill>
                          <a:ln>
                            <a:noFill/>
                          </a:ln>
                        </wps:spPr>
                        <wps:txbx>
                          <w:txbxContent>
                            <w:p w14:paraId="2AD98E99" w14:textId="4F2FCBF3" w:rsidR="00EB73FE" w:rsidRPr="00E32260" w:rsidRDefault="00EB73FE">
                              <w:pPr>
                                <w:pStyle w:val="af5"/>
                                <w:ind w:firstLine="201"/>
                                <w:rPr>
                                  <w:rFonts w:ascii="Times New Roman" w:hAnsi="Times New Roman"/>
                                  <w:noProof/>
                                  <w:sz w:val="20"/>
                                  <w:szCs w:val="20"/>
                                </w:rPr>
                                <w:pPrChange w:id="589" w:author="響生 畠中" w:date="2025-11-05T17:21:00Z" w16du:dateUtc="2025-11-05T08:21:00Z">
                                  <w:pPr>
                                    <w:pStyle w:val="af5"/>
                                    <w:ind w:firstLine="211"/>
                                    <w:jc w:val="center"/>
                                  </w:pPr>
                                </w:pPrChange>
                              </w:pPr>
                              <w:bookmarkStart w:id="590" w:name="_Ref213256608"/>
                              <w:ins w:id="591" w:author="響生 畠中" w:date="2025-11-05T17:21:00Z" w16du:dateUtc="2025-11-05T08:21:00Z">
                                <w:r w:rsidRPr="00E32260">
                                  <w:rPr>
                                    <w:rFonts w:hint="eastAsia"/>
                                    <w:sz w:val="20"/>
                                    <w:szCs w:val="20"/>
                                    <w:rPrChange w:id="592" w:author="響生 畠中" w:date="2025-11-05T17:36:00Z" w16du:dateUtc="2025-11-05T08:36:00Z">
                                      <w:rPr>
                                        <w:rFonts w:hint="eastAsia"/>
                                      </w:rPr>
                                    </w:rPrChange>
                                  </w:rPr>
                                  <w:t>図</w:t>
                                </w:r>
                                <w:r w:rsidRPr="00E32260">
                                  <w:rPr>
                                    <w:rFonts w:ascii="Times New Roman" w:hAnsi="Times New Roman"/>
                                    <w:sz w:val="20"/>
                                    <w:szCs w:val="20"/>
                                    <w:rPrChange w:id="593" w:author="響生 畠中" w:date="2025-11-05T17:37:00Z" w16du:dateUtc="2025-11-05T08:37:00Z">
                                      <w:rPr/>
                                    </w:rPrChange>
                                  </w:rPr>
                                  <w:fldChar w:fldCharType="begin"/>
                                </w:r>
                                <w:r w:rsidRPr="00E32260">
                                  <w:rPr>
                                    <w:rFonts w:ascii="Times New Roman" w:hAnsi="Times New Roman"/>
                                    <w:sz w:val="20"/>
                                    <w:szCs w:val="20"/>
                                    <w:rPrChange w:id="594" w:author="響生 畠中" w:date="2025-11-05T17:37:00Z" w16du:dateUtc="2025-11-05T08:37:00Z">
                                      <w:rPr/>
                                    </w:rPrChange>
                                  </w:rPr>
                                  <w:instrText xml:space="preserve"> SEQ </w:instrText>
                                </w:r>
                                <w:r w:rsidRPr="00E32260">
                                  <w:rPr>
                                    <w:rFonts w:ascii="Times New Roman" w:hAnsi="Times New Roman" w:hint="eastAsia"/>
                                    <w:sz w:val="20"/>
                                    <w:szCs w:val="20"/>
                                    <w:rPrChange w:id="595" w:author="響生 畠中" w:date="2025-11-05T17:37:00Z" w16du:dateUtc="2025-11-05T08:37:00Z">
                                      <w:rPr>
                                        <w:rFonts w:hint="eastAsia"/>
                                      </w:rPr>
                                    </w:rPrChange>
                                  </w:rPr>
                                  <w:instrText>図</w:instrText>
                                </w:r>
                                <w:r w:rsidRPr="00E32260">
                                  <w:rPr>
                                    <w:rFonts w:ascii="Times New Roman" w:hAnsi="Times New Roman"/>
                                    <w:sz w:val="20"/>
                                    <w:szCs w:val="20"/>
                                    <w:rPrChange w:id="596" w:author="響生 畠中" w:date="2025-11-05T17:37:00Z" w16du:dateUtc="2025-11-05T08:37:00Z">
                                      <w:rPr/>
                                    </w:rPrChange>
                                  </w:rPr>
                                  <w:instrText xml:space="preserve"> \* ARABIC </w:instrText>
                                </w:r>
                              </w:ins>
                              <w:r w:rsidRPr="00E32260">
                                <w:rPr>
                                  <w:rFonts w:ascii="Times New Roman" w:hAnsi="Times New Roman"/>
                                  <w:sz w:val="20"/>
                                  <w:szCs w:val="20"/>
                                  <w:rPrChange w:id="597" w:author="響生 畠中" w:date="2025-11-05T17:37:00Z" w16du:dateUtc="2025-11-05T08:37:00Z">
                                    <w:rPr/>
                                  </w:rPrChange>
                                </w:rPr>
                                <w:fldChar w:fldCharType="separate"/>
                              </w:r>
                              <w:ins w:id="598" w:author="響生 畠中" w:date="2025-11-05T19:34:00Z" w16du:dateUtc="2025-11-05T10:34:00Z">
                                <w:r w:rsidR="00970F35">
                                  <w:rPr>
                                    <w:rFonts w:ascii="Times New Roman" w:hAnsi="Times New Roman"/>
                                    <w:noProof/>
                                    <w:sz w:val="20"/>
                                    <w:szCs w:val="20"/>
                                  </w:rPr>
                                  <w:t>3</w:t>
                                </w:r>
                              </w:ins>
                              <w:ins w:id="599" w:author="響生 畠中" w:date="2025-11-05T17:21:00Z" w16du:dateUtc="2025-11-05T08:21:00Z">
                                <w:r w:rsidRPr="00E32260">
                                  <w:rPr>
                                    <w:rFonts w:ascii="Times New Roman" w:hAnsi="Times New Roman"/>
                                    <w:sz w:val="20"/>
                                    <w:szCs w:val="20"/>
                                    <w:rPrChange w:id="600" w:author="響生 畠中" w:date="2025-11-05T17:37:00Z" w16du:dateUtc="2025-11-05T08:37:00Z">
                                      <w:rPr/>
                                    </w:rPrChange>
                                  </w:rPr>
                                  <w:fldChar w:fldCharType="end"/>
                                </w:r>
                                <w:bookmarkEnd w:id="590"/>
                                <w:r w:rsidRPr="00E32260">
                                  <w:rPr>
                                    <w:rFonts w:hint="eastAsia"/>
                                    <w:sz w:val="20"/>
                                    <w:szCs w:val="20"/>
                                    <w:rPrChange w:id="601" w:author="響生 畠中" w:date="2025-11-05T17:36:00Z" w16du:dateUtc="2025-11-05T08:36:00Z">
                                      <w:rPr>
                                        <w:rFonts w:hint="eastAsia"/>
                                      </w:rPr>
                                    </w:rPrChange>
                                  </w:rPr>
                                  <w:t>：交差点流入交通量の比較結果</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356B02" id="_x0000_s1031" type="#_x0000_t202" style="position:absolute;left:0;text-align:left;margin-left:268.45pt;margin-top:51.55pt;width:195.25pt;height:.0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" stroked="f">
                  <v:textbox style="mso-fit-shape-to-text:t" inset="0,0,0,0">
                    <w:txbxContent>
                      <w:p w14:paraId="2AD98E99" w14:textId="4F2FCBF3" w:rsidR="00EB73FE" w:rsidRPr="00E32260" w:rsidRDefault="00EB73FE">
                        <w:pPr>
                          <w:pStyle w:val="af5"/>
                          <w:ind w:firstLine="201"/>
                          <w:rPr>
                            <w:rFonts w:ascii="Times New Roman" w:hAnsi="Times New Roman"/>
                            <w:noProof/>
                            <w:sz w:val="20"/>
                            <w:szCs w:val="20"/>
                          </w:rPr>
                          <w:pPrChange w:id="602" w:author="響生 畠中" w:date="2025-11-05T17:21:00Z" w16du:dateUtc="2025-11-05T08:21:00Z">
                            <w:pPr>
                              <w:pStyle w:val="af5"/>
                              <w:ind w:firstLine="211"/>
                              <w:jc w:val="center"/>
                            </w:pPr>
                          </w:pPrChange>
                        </w:pPr>
                        <w:bookmarkStart w:id="603" w:name="_Ref213256608"/>
                        <w:ins w:id="604" w:author="響生 畠中" w:date="2025-11-05T17:21:00Z" w16du:dateUtc="2025-11-05T08:21:00Z">
                          <w:r w:rsidRPr="00E32260">
                            <w:rPr>
                              <w:rFonts w:hint="eastAsia"/>
                              <w:sz w:val="20"/>
                              <w:szCs w:val="20"/>
                              <w:rPrChange w:id="605" w:author="響生 畠中" w:date="2025-11-05T17:36:00Z" w16du:dateUtc="2025-11-05T08:36:00Z">
                                <w:rPr>
                                  <w:rFonts w:hint="eastAsia"/>
                                </w:rPr>
                              </w:rPrChange>
                            </w:rPr>
                            <w:t>図</w:t>
                          </w:r>
                          <w:r w:rsidRPr="00E32260">
                            <w:rPr>
                              <w:rFonts w:ascii="Times New Roman" w:hAnsi="Times New Roman"/>
                              <w:sz w:val="20"/>
                              <w:szCs w:val="20"/>
                              <w:rPrChange w:id="606" w:author="響生 畠中" w:date="2025-11-05T17:37:00Z" w16du:dateUtc="2025-11-05T08:37:00Z">
                                <w:rPr/>
                              </w:rPrChange>
                            </w:rPr>
                            <w:fldChar w:fldCharType="begin"/>
                          </w:r>
                          <w:r w:rsidRPr="00E32260">
                            <w:rPr>
                              <w:rFonts w:ascii="Times New Roman" w:hAnsi="Times New Roman"/>
                              <w:sz w:val="20"/>
                              <w:szCs w:val="20"/>
                              <w:rPrChange w:id="607" w:author="響生 畠中" w:date="2025-11-05T17:37:00Z" w16du:dateUtc="2025-11-05T08:37:00Z">
                                <w:rPr/>
                              </w:rPrChange>
                            </w:rPr>
                            <w:instrText xml:space="preserve"> SEQ </w:instrText>
                          </w:r>
                          <w:r w:rsidRPr="00E32260">
                            <w:rPr>
                              <w:rFonts w:ascii="Times New Roman" w:hAnsi="Times New Roman" w:hint="eastAsia"/>
                              <w:sz w:val="20"/>
                              <w:szCs w:val="20"/>
                              <w:rPrChange w:id="608" w:author="響生 畠中" w:date="2025-11-05T17:37:00Z" w16du:dateUtc="2025-11-05T08:37:00Z">
                                <w:rPr>
                                  <w:rFonts w:hint="eastAsia"/>
                                </w:rPr>
                              </w:rPrChange>
                            </w:rPr>
                            <w:instrText>図</w:instrText>
                          </w:r>
                          <w:r w:rsidRPr="00E32260">
                            <w:rPr>
                              <w:rFonts w:ascii="Times New Roman" w:hAnsi="Times New Roman"/>
                              <w:sz w:val="20"/>
                              <w:szCs w:val="20"/>
                              <w:rPrChange w:id="609" w:author="響生 畠中" w:date="2025-11-05T17:37:00Z" w16du:dateUtc="2025-11-05T08:37:00Z">
                                <w:rPr/>
                              </w:rPrChange>
                            </w:rPr>
                            <w:instrText xml:space="preserve"> \* ARABIC </w:instrText>
                          </w:r>
                        </w:ins>
                        <w:r w:rsidRPr="00E32260">
                          <w:rPr>
                            <w:rFonts w:ascii="Times New Roman" w:hAnsi="Times New Roman"/>
                            <w:sz w:val="20"/>
                            <w:szCs w:val="20"/>
                            <w:rPrChange w:id="610" w:author="響生 畠中" w:date="2025-11-05T17:37:00Z" w16du:dateUtc="2025-11-05T08:37:00Z">
                              <w:rPr/>
                            </w:rPrChange>
                          </w:rPr>
                          <w:fldChar w:fldCharType="separate"/>
                        </w:r>
                        <w:ins w:id="611" w:author="響生 畠中" w:date="2025-11-05T19:34:00Z" w16du:dateUtc="2025-11-05T10:34:00Z">
                          <w:r w:rsidR="00970F35">
                            <w:rPr>
                              <w:rFonts w:ascii="Times New Roman" w:hAnsi="Times New Roman"/>
                              <w:noProof/>
                              <w:sz w:val="20"/>
                              <w:szCs w:val="20"/>
                            </w:rPr>
                            <w:t>3</w:t>
                          </w:r>
                        </w:ins>
                        <w:ins w:id="612" w:author="響生 畠中" w:date="2025-11-05T17:21:00Z" w16du:dateUtc="2025-11-05T08:21:00Z">
                          <w:r w:rsidRPr="00E32260">
                            <w:rPr>
                              <w:rFonts w:ascii="Times New Roman" w:hAnsi="Times New Roman"/>
                              <w:sz w:val="20"/>
                              <w:szCs w:val="20"/>
                              <w:rPrChange w:id="613" w:author="響生 畠中" w:date="2025-11-05T17:37:00Z" w16du:dateUtc="2025-11-05T08:37:00Z">
                                <w:rPr/>
                              </w:rPrChange>
                            </w:rPr>
                            <w:fldChar w:fldCharType="end"/>
                          </w:r>
                          <w:bookmarkEnd w:id="603"/>
                          <w:r w:rsidRPr="00E32260">
                            <w:rPr>
                              <w:rFonts w:hint="eastAsia"/>
                              <w:sz w:val="20"/>
                              <w:szCs w:val="20"/>
                              <w:rPrChange w:id="614" w:author="響生 畠中" w:date="2025-11-05T17:36:00Z" w16du:dateUtc="2025-11-05T08:36:00Z">
                                <w:rPr>
                                  <w:rFonts w:hint="eastAsia"/>
                                </w:rPr>
                              </w:rPrChange>
                            </w:rPr>
                            <w:t>：交差点流入交通量の比較結果</w:t>
                          </w:r>
                        </w:ins>
                      </w:p>
                    </w:txbxContent>
                  </v:textbox>
                  <w10:wrap type="topAndBottom"/>
                </v:shape>
              </w:pict>
            </mc:Fallback>
          </mc:AlternateContent>
        </w:r>
      </w:ins>
      <w:r w:rsidR="000B64F1" w:rsidRPr="009A512C">
        <w:rPr>
          <w:rFonts w:ascii="Times New Roman" w:hAnsi="Times New Roman" w:hint="eastAsia"/>
          <w:sz w:val="20"/>
        </w:rPr>
        <w:t>シミュレーション評価にあたり現況再現データの作成を行った．現況再現データの作成では主要な道路交差点の交通量と渋滞長及び主要な道路区間の平均速度を評価対象とした．道路の特性に応じて自由流速度，交通容量，ジャム密度を設定した．交差点には信号機を適宜設置し，調査等から得られたデータを基に各制御パラメータの設定を行った．</w:t>
      </w:r>
      <w:r w:rsidR="000B64F1" w:rsidRPr="009A512C">
        <w:rPr>
          <w:rFonts w:ascii="Times New Roman" w:hAnsi="Times New Roman"/>
          <w:sz w:val="20"/>
        </w:rPr>
        <w:t>OD</w:t>
      </w:r>
      <w:r w:rsidR="000B64F1" w:rsidRPr="009A512C">
        <w:rPr>
          <w:rFonts w:ascii="Times New Roman" w:hAnsi="Times New Roman" w:hint="eastAsia"/>
          <w:sz w:val="20"/>
        </w:rPr>
        <w:t>交通量は全車両の起終点を把握することが困難であることから，交通量データの集計結果から</w:t>
      </w:r>
      <w:r w:rsidR="000B64F1" w:rsidRPr="009A512C">
        <w:rPr>
          <w:rFonts w:ascii="Times New Roman" w:hAnsi="Times New Roman"/>
          <w:sz w:val="20"/>
        </w:rPr>
        <w:t>OD</w:t>
      </w:r>
      <w:r w:rsidR="000B64F1" w:rsidRPr="009A512C">
        <w:rPr>
          <w:rFonts w:ascii="Times New Roman" w:hAnsi="Times New Roman" w:hint="eastAsia"/>
          <w:sz w:val="20"/>
        </w:rPr>
        <w:t>交通量の推定を行った</w:t>
      </w:r>
      <w:del w:id="615" w:author="響生 畠中" w:date="2025-11-05T07:03:00Z" w16du:dateUtc="2025-11-04T22:03:00Z">
        <w:r w:rsidR="000B64F1" w:rsidRPr="009A512C" w:rsidDel="0065122A">
          <w:rPr>
            <w:rFonts w:ascii="Times New Roman" w:hAnsi="Times New Roman" w:hint="eastAsia"/>
            <w:sz w:val="20"/>
          </w:rPr>
          <w:delText>。</w:delText>
        </w:r>
      </w:del>
      <w:ins w:id="616" w:author="響生 畠中" w:date="2025-11-05T07:03:00Z" w16du:dateUtc="2025-11-04T22:03:00Z">
        <w:r w:rsidR="0065122A" w:rsidRPr="009A512C">
          <w:rPr>
            <w:rFonts w:ascii="Times New Roman" w:hAnsi="Times New Roman" w:hint="eastAsia"/>
            <w:sz w:val="20"/>
          </w:rPr>
          <w:t>．</w:t>
        </w:r>
      </w:ins>
      <w:r w:rsidR="000B64F1" w:rsidRPr="009A512C">
        <w:rPr>
          <w:rFonts w:ascii="Times New Roman" w:hAnsi="Times New Roman" w:hint="eastAsia"/>
          <w:sz w:val="20"/>
        </w:rPr>
        <w:t>自動車の挙動パラメータは既往研究</w:t>
      </w:r>
      <w:ins w:id="617" w:author="響生 畠中" w:date="2025-11-05T14:51:00Z" w16du:dateUtc="2025-11-05T05:51:00Z">
        <w:r w:rsidR="00566F31" w:rsidRPr="009A512C">
          <w:rPr>
            <w:rFonts w:ascii="Times New Roman" w:hAnsi="Times New Roman"/>
            <w:sz w:val="20"/>
            <w:vertAlign w:val="superscript"/>
            <w:rPrChange w:id="618" w:author="響生 畠中" w:date="2025-11-05T18:13:00Z" w16du:dateUtc="2025-11-05T09:13:00Z">
              <w:rPr>
                <w:rFonts w:ascii="Times New Roman" w:hAnsi="Times New Roman"/>
                <w:sz w:val="20"/>
              </w:rPr>
            </w:rPrChange>
          </w:rPr>
          <w:fldChar w:fldCharType="begin"/>
        </w:r>
        <w:r w:rsidR="00566F31" w:rsidRPr="009A512C">
          <w:rPr>
            <w:rFonts w:ascii="Times New Roman" w:hAnsi="Times New Roman"/>
            <w:sz w:val="20"/>
            <w:vertAlign w:val="superscript"/>
            <w:rPrChange w:id="619" w:author="響生 畠中" w:date="2025-11-05T18:13:00Z" w16du:dateUtc="2025-11-05T09:13:00Z">
              <w:rPr>
                <w:rFonts w:ascii="Times New Roman" w:hAnsi="Times New Roman"/>
                <w:sz w:val="20"/>
              </w:rPr>
            </w:rPrChange>
          </w:rPr>
          <w:instrText xml:space="preserve"> REF ref6 \h </w:instrText>
        </w:r>
      </w:ins>
      <w:r w:rsidR="00566F31" w:rsidRPr="009A512C">
        <w:rPr>
          <w:rFonts w:ascii="Times New Roman" w:hAnsi="Times New Roman"/>
          <w:sz w:val="20"/>
          <w:vertAlign w:val="superscript"/>
        </w:rPr>
        <w:instrText xml:space="preserve"> \* MERGEFORMAT </w:instrText>
      </w:r>
      <w:r w:rsidR="00566F31" w:rsidRPr="00D743BB">
        <w:rPr>
          <w:rFonts w:ascii="Times New Roman" w:hAnsi="Times New Roman"/>
          <w:sz w:val="20"/>
          <w:vertAlign w:val="superscript"/>
        </w:rPr>
      </w:r>
      <w:ins w:id="620" w:author="響生 畠中" w:date="2025-11-05T14:51:00Z" w16du:dateUtc="2025-11-05T05:51:00Z">
        <w:r w:rsidR="00566F31" w:rsidRPr="009A512C">
          <w:rPr>
            <w:rFonts w:ascii="Times New Roman" w:hAnsi="Times New Roman"/>
            <w:sz w:val="20"/>
            <w:vertAlign w:val="superscript"/>
            <w:rPrChange w:id="621" w:author="響生 畠中" w:date="2025-11-05T18:13:00Z" w16du:dateUtc="2025-11-05T09:13:00Z">
              <w:rPr>
                <w:rFonts w:ascii="Times New Roman" w:hAnsi="Times New Roman"/>
                <w:sz w:val="20"/>
              </w:rPr>
            </w:rPrChange>
          </w:rPr>
          <w:fldChar w:fldCharType="separate"/>
        </w:r>
      </w:ins>
      <w:ins w:id="622" w:author="響生 畠中" w:date="2025-11-05T19:34:00Z" w16du:dateUtc="2025-11-05T10:34:00Z">
        <w:r w:rsidR="00970F35" w:rsidRPr="00970F35">
          <w:rPr>
            <w:rFonts w:ascii="Times New Roman" w:hAnsi="Times New Roman" w:hint="eastAsia"/>
            <w:sz w:val="20"/>
            <w:vertAlign w:val="superscript"/>
            <w:rPrChange w:id="623" w:author="響生 畠中" w:date="2025-11-05T19:34:00Z" w16du:dateUtc="2025-11-05T10:34:00Z">
              <w:rPr>
                <w:rFonts w:ascii="Times New Roman" w:hAnsi="Times New Roman" w:hint="eastAsia"/>
                <w:sz w:val="20"/>
              </w:rPr>
            </w:rPrChange>
          </w:rPr>
          <w:t>6)</w:t>
        </w:r>
      </w:ins>
      <w:ins w:id="624" w:author="響生 畠中" w:date="2025-11-05T14:51:00Z" w16du:dateUtc="2025-11-05T05:51:00Z">
        <w:r w:rsidR="00566F31" w:rsidRPr="009A512C">
          <w:rPr>
            <w:rFonts w:ascii="Times New Roman" w:hAnsi="Times New Roman"/>
            <w:sz w:val="20"/>
            <w:vertAlign w:val="superscript"/>
            <w:rPrChange w:id="625" w:author="響生 畠中" w:date="2025-11-05T18:13:00Z" w16du:dateUtc="2025-11-05T09:13:00Z">
              <w:rPr>
                <w:rFonts w:ascii="Times New Roman" w:hAnsi="Times New Roman"/>
                <w:sz w:val="20"/>
              </w:rPr>
            </w:rPrChange>
          </w:rPr>
          <w:fldChar w:fldCharType="end"/>
        </w:r>
      </w:ins>
      <w:del w:id="626" w:author="響生 畠中" w:date="2025-11-05T14:51:00Z" w16du:dateUtc="2025-11-05T05:51:00Z">
        <w:r w:rsidR="000B64F1" w:rsidRPr="009A512C" w:rsidDel="00566F31">
          <w:rPr>
            <w:rFonts w:ascii="Times New Roman" w:hAnsi="Times New Roman"/>
            <w:sz w:val="20"/>
            <w:vertAlign w:val="superscript"/>
          </w:rPr>
          <w:delText>6)</w:delText>
        </w:r>
      </w:del>
      <w:r w:rsidR="000B64F1" w:rsidRPr="009A512C">
        <w:rPr>
          <w:rFonts w:ascii="Times New Roman" w:hAnsi="Times New Roman" w:hint="eastAsia"/>
          <w:sz w:val="20"/>
        </w:rPr>
        <w:t>に記載されている内容を参考に設定した．</w:t>
      </w:r>
      <w:commentRangeStart w:id="627"/>
      <w:r w:rsidR="000B64F1" w:rsidRPr="009A512C">
        <w:rPr>
          <w:rFonts w:ascii="Times New Roman" w:hAnsi="Times New Roman" w:hint="eastAsia"/>
          <w:sz w:val="20"/>
        </w:rPr>
        <w:t>各車種の走行パラメータ</w:t>
      </w:r>
      <w:del w:id="628" w:author="悠 長谷川" w:date="2025-11-04T21:47:00Z" w16du:dateUtc="2025-11-04T12:47:00Z">
        <w:r w:rsidR="000B64F1" w:rsidRPr="009A512C" w:rsidDel="00E0456D">
          <w:rPr>
            <w:rFonts w:ascii="Times New Roman" w:hAnsi="Times New Roman" w:hint="eastAsia"/>
            <w:sz w:val="20"/>
          </w:rPr>
          <w:delText>を</w:delText>
        </w:r>
      </w:del>
      <w:ins w:id="629" w:author="悠 長谷川" w:date="2025-11-04T21:47:00Z" w16du:dateUtc="2025-11-04T12:47:00Z">
        <w:r w:rsidR="00E0456D" w:rsidRPr="009A512C">
          <w:rPr>
            <w:rFonts w:ascii="Times New Roman" w:hAnsi="Times New Roman" w:hint="eastAsia"/>
            <w:sz w:val="20"/>
          </w:rPr>
          <w:t>は</w:t>
        </w:r>
      </w:ins>
      <w:commentRangeEnd w:id="627"/>
      <w:ins w:id="630" w:author="悠 長谷川" w:date="2025-11-04T21:50:00Z" w16du:dateUtc="2025-11-04T12:50:00Z">
        <w:r w:rsidR="007367C3" w:rsidRPr="009A512C">
          <w:rPr>
            <w:rStyle w:val="a7"/>
            <w:rFonts w:ascii="Times New Roman" w:hAnsi="Times New Roman"/>
            <w:rPrChange w:id="631" w:author="響生 畠中" w:date="2025-11-05T18:13:00Z" w16du:dateUtc="2025-11-05T09:13:00Z">
              <w:rPr>
                <w:rStyle w:val="a7"/>
              </w:rPr>
            </w:rPrChange>
          </w:rPr>
          <w:commentReference w:id="627"/>
        </w:r>
      </w:ins>
      <w:ins w:id="632" w:author="響生 畠中" w:date="2025-11-05T18:05:00Z" w16du:dateUtc="2025-11-05T09:05:00Z">
        <w:r w:rsidR="0045089B" w:rsidRPr="001A316D">
          <w:rPr>
            <w:rFonts w:ascii="Times New Roman" w:hAnsi="Times New Roman"/>
            <w:b/>
            <w:bCs/>
            <w:spacing w:val="-10"/>
            <w:sz w:val="20"/>
          </w:rPr>
          <w:fldChar w:fldCharType="begin"/>
        </w:r>
        <w:r w:rsidR="0045089B" w:rsidRPr="001A316D">
          <w:rPr>
            <w:rFonts w:ascii="Times New Roman" w:hAnsi="Times New Roman"/>
            <w:b/>
            <w:bCs/>
            <w:sz w:val="20"/>
            <w:rPrChange w:id="633" w:author="悠 長谷川" w:date="2025-11-05T18:29:00Z" w16du:dateUtc="2025-11-05T09:29:00Z">
              <w:rPr>
                <w:rFonts w:ascii="Times New Roman" w:hAnsi="Times New Roman"/>
                <w:sz w:val="20"/>
              </w:rPr>
            </w:rPrChange>
          </w:rPr>
          <w:instrText xml:space="preserve"> REF _Ref213257705 \h </w:instrText>
        </w:r>
      </w:ins>
      <w:r w:rsidR="009A512C" w:rsidRPr="001A316D">
        <w:rPr>
          <w:rFonts w:ascii="Times New Roman" w:hAnsi="Times New Roman"/>
          <w:b/>
          <w:bCs/>
          <w:spacing w:val="-10"/>
          <w:sz w:val="20"/>
        </w:rPr>
        <w:instrText xml:space="preserve"> \* MERGEFORMAT </w:instrText>
      </w:r>
      <w:r w:rsidR="0045089B" w:rsidRPr="001A316D">
        <w:rPr>
          <w:rFonts w:ascii="Times New Roman" w:hAnsi="Times New Roman"/>
          <w:b/>
          <w:bCs/>
          <w:spacing w:val="-10"/>
          <w:sz w:val="20"/>
        </w:rPr>
      </w:r>
      <w:ins w:id="634" w:author="響生 畠中" w:date="2025-11-05T18:05:00Z" w16du:dateUtc="2025-11-05T09:05:00Z">
        <w:r w:rsidR="0045089B" w:rsidRPr="001A316D">
          <w:rPr>
            <w:rFonts w:ascii="Times New Roman" w:hAnsi="Times New Roman"/>
            <w:b/>
            <w:bCs/>
            <w:spacing w:val="-10"/>
            <w:sz w:val="20"/>
          </w:rPr>
          <w:fldChar w:fldCharType="separate"/>
        </w:r>
      </w:ins>
      <w:ins w:id="635" w:author="響生 畠中" w:date="2025-11-05T19:34:00Z" w16du:dateUtc="2025-11-05T10:34:00Z">
        <w:r w:rsidR="00970F35" w:rsidRPr="00970F35">
          <w:rPr>
            <w:rFonts w:ascii="Times New Roman" w:hAnsi="Times New Roman" w:hint="eastAsia"/>
            <w:b/>
            <w:bCs/>
            <w:sz w:val="20"/>
            <w:szCs w:val="20"/>
            <w:rPrChange w:id="636" w:author="響生 畠中" w:date="2025-11-05T19:34:00Z" w16du:dateUtc="2025-11-05T10:34:00Z">
              <w:rPr>
                <w:rFonts w:hint="eastAsia"/>
                <w:b/>
                <w:bCs/>
              </w:rPr>
            </w:rPrChange>
          </w:rPr>
          <w:t>表</w:t>
        </w:r>
        <w:r w:rsidR="00970F35" w:rsidRPr="00970F35">
          <w:rPr>
            <w:rFonts w:ascii="Times New Roman" w:hAnsi="Times New Roman"/>
            <w:b/>
            <w:bCs/>
            <w:sz w:val="20"/>
            <w:szCs w:val="20"/>
            <w:rPrChange w:id="637" w:author="響生 畠中" w:date="2025-11-05T19:34:00Z" w16du:dateUtc="2025-11-05T10:34:00Z">
              <w:rPr>
                <w:rFonts w:ascii="Times New Roman" w:hAnsi="Times New Roman"/>
                <w:noProof/>
                <w:sz w:val="20"/>
                <w:szCs w:val="20"/>
              </w:rPr>
            </w:rPrChange>
          </w:rPr>
          <w:t>1</w:t>
        </w:r>
      </w:ins>
      <w:ins w:id="638" w:author="響生 畠中" w:date="2025-11-05T18:05:00Z" w16du:dateUtc="2025-11-05T09:05:00Z">
        <w:r w:rsidR="0045089B" w:rsidRPr="001A316D">
          <w:rPr>
            <w:rFonts w:ascii="Times New Roman" w:hAnsi="Times New Roman"/>
            <w:b/>
            <w:bCs/>
            <w:spacing w:val="-10"/>
            <w:sz w:val="20"/>
          </w:rPr>
          <w:fldChar w:fldCharType="end"/>
        </w:r>
      </w:ins>
      <w:ins w:id="639" w:author="響生 畠中" w:date="2025-11-05T07:11:00Z" w16du:dateUtc="2025-11-04T22:11:00Z">
        <w:r w:rsidR="0065122A" w:rsidRPr="009A512C">
          <w:rPr>
            <w:rFonts w:ascii="Times New Roman" w:hAnsi="Times New Roman" w:hint="eastAsia"/>
            <w:spacing w:val="-10"/>
            <w:sz w:val="20"/>
            <w:rPrChange w:id="640" w:author="響生 畠中" w:date="2025-11-05T18:13:00Z" w16du:dateUtc="2025-11-05T09:13:00Z">
              <w:rPr>
                <w:rFonts w:ascii="Times New Roman" w:hAnsi="Times New Roman" w:hint="eastAsia"/>
                <w:sz w:val="20"/>
              </w:rPr>
            </w:rPrChange>
          </w:rPr>
          <w:t>のように設定されている．</w:t>
        </w:r>
      </w:ins>
      <w:del w:id="641" w:author="悠 長谷川" w:date="2025-11-04T21:52:00Z" w16du:dateUtc="2025-11-04T12:52:00Z">
        <w:r w:rsidR="000B64F1" w:rsidRPr="009A512C" w:rsidDel="007367C3">
          <w:rPr>
            <w:rFonts w:ascii="Times New Roman" w:hAnsi="Times New Roman"/>
            <w:b/>
            <w:bCs/>
            <w:spacing w:val="-10"/>
            <w:sz w:val="20"/>
            <w:rPrChange w:id="642" w:author="響生 畠中" w:date="2025-11-05T18:13:00Z" w16du:dateUtc="2025-11-05T09:13:00Z">
              <w:rPr>
                <w:rFonts w:ascii="Times New Roman" w:hAnsi="Times New Roman"/>
                <w:b/>
                <w:bCs/>
                <w:sz w:val="20"/>
              </w:rPr>
            </w:rPrChange>
          </w:rPr>
          <w:fldChar w:fldCharType="begin"/>
        </w:r>
        <w:r w:rsidR="000B64F1" w:rsidRPr="009A512C" w:rsidDel="007367C3">
          <w:rPr>
            <w:rFonts w:ascii="Times New Roman" w:hAnsi="Times New Roman"/>
            <w:b/>
            <w:bCs/>
            <w:spacing w:val="-10"/>
            <w:sz w:val="20"/>
            <w:rPrChange w:id="643" w:author="響生 畠中" w:date="2025-11-05T18:13:00Z" w16du:dateUtc="2025-11-05T09:13:00Z">
              <w:rPr>
                <w:rFonts w:ascii="Times New Roman" w:hAnsi="Times New Roman"/>
                <w:b/>
                <w:bCs/>
                <w:sz w:val="20"/>
              </w:rPr>
            </w:rPrChange>
          </w:rPr>
          <w:delInstrText xml:space="preserve"> REF _Ref211936366 \h  \* MERGEFORMAT </w:delInstrText>
        </w:r>
        <w:r w:rsidR="000B64F1" w:rsidRPr="00D743BB" w:rsidDel="007367C3">
          <w:rPr>
            <w:rFonts w:ascii="Times New Roman" w:hAnsi="Times New Roman"/>
            <w:b/>
            <w:bCs/>
            <w:spacing w:val="-10"/>
            <w:sz w:val="20"/>
          </w:rPr>
        </w:r>
        <w:r w:rsidR="000B64F1" w:rsidRPr="009A512C" w:rsidDel="007367C3">
          <w:rPr>
            <w:rFonts w:ascii="Times New Roman" w:hAnsi="Times New Roman"/>
            <w:b/>
            <w:bCs/>
            <w:spacing w:val="-10"/>
            <w:sz w:val="20"/>
            <w:rPrChange w:id="644" w:author="響生 畠中" w:date="2025-11-05T18:13:00Z" w16du:dateUtc="2025-11-05T09:13:00Z">
              <w:rPr>
                <w:rFonts w:ascii="Times New Roman" w:hAnsi="Times New Roman"/>
                <w:sz w:val="20"/>
              </w:rPr>
            </w:rPrChange>
          </w:rPr>
          <w:fldChar w:fldCharType="separate"/>
        </w:r>
        <w:r w:rsidR="00B908E0" w:rsidRPr="009A512C" w:rsidDel="007367C3">
          <w:rPr>
            <w:rFonts w:ascii="Times New Roman" w:hAnsi="Times New Roman"/>
            <w:b/>
            <w:bCs/>
            <w:spacing w:val="-10"/>
            <w:sz w:val="20"/>
            <w:rPrChange w:id="645" w:author="響生 畠中" w:date="2025-11-05T18:13:00Z" w16du:dateUtc="2025-11-05T09:13:00Z">
              <w:rPr>
                <w:rFonts w:ascii="Times New Roman" w:hAnsi="Times New Roman"/>
                <w:b/>
                <w:bCs/>
                <w:sz w:val="20"/>
              </w:rPr>
            </w:rPrChange>
          </w:rPr>
          <w:delText>3-4.</w:delText>
        </w:r>
        <w:r w:rsidR="00B908E0" w:rsidRPr="009A512C" w:rsidDel="007367C3">
          <w:rPr>
            <w:rFonts w:ascii="Times New Roman" w:hAnsi="Times New Roman" w:hint="eastAsia"/>
            <w:b/>
            <w:bCs/>
            <w:spacing w:val="-10"/>
            <w:sz w:val="20"/>
            <w:rPrChange w:id="646" w:author="響生 畠中" w:date="2025-11-05T18:13:00Z" w16du:dateUtc="2025-11-05T09:13:00Z">
              <w:rPr>
                <w:rFonts w:ascii="Times New Roman" w:hAnsi="Times New Roman" w:hint="eastAsia"/>
                <w:b/>
                <w:bCs/>
                <w:sz w:val="20"/>
              </w:rPr>
            </w:rPrChange>
          </w:rPr>
          <w:delText>評価シナリオ</w:delText>
        </w:r>
      </w:del>
    </w:p>
    <w:p w14:paraId="32F9081C" w14:textId="5B7A370C" w:rsidR="00B908E0" w:rsidRPr="009A512C" w:rsidDel="007367C3" w:rsidRDefault="00B908E0">
      <w:pPr>
        <w:ind w:firstLineChars="100" w:firstLine="180"/>
        <w:rPr>
          <w:del w:id="647" w:author="悠 長谷川" w:date="2025-11-04T21:52:00Z" w16du:dateUtc="2025-11-04T12:52:00Z"/>
          <w:rFonts w:ascii="Times New Roman" w:hAnsi="Times New Roman"/>
          <w:spacing w:val="-10"/>
          <w:sz w:val="20"/>
          <w:rPrChange w:id="648" w:author="響生 畠中" w:date="2025-11-05T18:13:00Z" w16du:dateUtc="2025-11-05T09:13:00Z">
            <w:rPr>
              <w:del w:id="649" w:author="悠 長谷川" w:date="2025-11-04T21:52:00Z" w16du:dateUtc="2025-11-04T12:52:00Z"/>
              <w:rFonts w:ascii="Times New Roman" w:hAnsi="Times New Roman"/>
              <w:sz w:val="20"/>
            </w:rPr>
          </w:rPrChange>
        </w:rPr>
        <w:pPrChange w:id="650" w:author="響生 畠中" w:date="2025-11-05T07:04:00Z" w16du:dateUtc="2025-11-04T22:04:00Z">
          <w:pPr/>
        </w:pPrChange>
      </w:pPr>
      <w:del w:id="651" w:author="悠 長谷川" w:date="2025-11-04T21:52:00Z" w16du:dateUtc="2025-11-04T12:52:00Z">
        <w:r w:rsidRPr="009A512C" w:rsidDel="007367C3">
          <w:rPr>
            <w:rFonts w:ascii="Times New Roman" w:hAnsi="Times New Roman" w:hint="eastAsia"/>
            <w:spacing w:val="-10"/>
            <w:sz w:val="20"/>
            <w:rPrChange w:id="652" w:author="響生 畠中" w:date="2025-11-05T18:13:00Z" w16du:dateUtc="2025-11-05T09:13:00Z">
              <w:rPr>
                <w:rFonts w:ascii="Times New Roman" w:hAnsi="Times New Roman" w:hint="eastAsia"/>
                <w:b/>
                <w:bCs/>
                <w:sz w:val="20"/>
              </w:rPr>
            </w:rPrChange>
          </w:rPr>
          <w:delText xml:space="preserve">　本研究では</w:delText>
        </w:r>
        <w:r w:rsidRPr="009A512C" w:rsidDel="007367C3">
          <w:rPr>
            <w:rFonts w:ascii="Times New Roman" w:hAnsi="Times New Roman" w:hint="eastAsia"/>
            <w:b/>
            <w:bCs/>
            <w:spacing w:val="-10"/>
            <w:sz w:val="20"/>
            <w:rPrChange w:id="653" w:author="響生 畠中" w:date="2025-11-05T18:13:00Z" w16du:dateUtc="2025-11-05T09:13:00Z">
              <w:rPr>
                <w:rFonts w:ascii="Times New Roman" w:hAnsi="Times New Roman" w:hint="eastAsia"/>
                <w:b/>
                <w:bCs/>
                <w:sz w:val="20"/>
              </w:rPr>
            </w:rPrChange>
          </w:rPr>
          <w:delText>表２</w:delText>
        </w:r>
        <w:r w:rsidRPr="009A512C" w:rsidDel="007367C3">
          <w:rPr>
            <w:rFonts w:ascii="Times New Roman" w:hAnsi="Times New Roman" w:hint="eastAsia"/>
            <w:spacing w:val="-10"/>
            <w:sz w:val="20"/>
            <w:rPrChange w:id="654" w:author="響生 畠中" w:date="2025-11-05T18:13:00Z" w16du:dateUtc="2025-11-05T09:13:00Z">
              <w:rPr>
                <w:rFonts w:ascii="Times New Roman" w:hAnsi="Times New Roman" w:hint="eastAsia"/>
                <w:b/>
                <w:bCs/>
                <w:sz w:val="20"/>
              </w:rPr>
            </w:rPrChange>
          </w:rPr>
          <w:delText>の</w:delText>
        </w:r>
        <w:r w:rsidRPr="009A512C" w:rsidDel="007367C3">
          <w:rPr>
            <w:rFonts w:ascii="Times New Roman" w:hAnsi="Times New Roman"/>
            <w:spacing w:val="-10"/>
            <w:sz w:val="20"/>
            <w:rPrChange w:id="655" w:author="響生 畠中" w:date="2025-11-05T18:13:00Z" w16du:dateUtc="2025-11-05T09:13:00Z">
              <w:rPr>
                <w:rFonts w:ascii="Times New Roman" w:hAnsi="Times New Roman"/>
                <w:b/>
                <w:bCs/>
                <w:sz w:val="20"/>
              </w:rPr>
            </w:rPrChange>
          </w:rPr>
          <w:delText>8</w:delText>
        </w:r>
        <w:r w:rsidRPr="009A512C" w:rsidDel="007367C3">
          <w:rPr>
            <w:rFonts w:ascii="Times New Roman" w:hAnsi="Times New Roman" w:hint="eastAsia"/>
            <w:spacing w:val="-10"/>
            <w:sz w:val="20"/>
            <w:rPrChange w:id="656" w:author="響生 畠中" w:date="2025-11-05T18:13:00Z" w16du:dateUtc="2025-11-05T09:13:00Z">
              <w:rPr>
                <w:rFonts w:ascii="Times New Roman" w:hAnsi="Times New Roman" w:hint="eastAsia"/>
                <w:b/>
                <w:bCs/>
                <w:sz w:val="20"/>
              </w:rPr>
            </w:rPrChange>
          </w:rPr>
          <w:delText>シナリオについて分析した．</w:delText>
        </w:r>
      </w:del>
    </w:p>
    <w:p w14:paraId="4A69428B" w14:textId="3D38F169" w:rsidR="000B64F1" w:rsidRPr="009A512C" w:rsidRDefault="00B908E0">
      <w:pPr>
        <w:ind w:firstLineChars="100" w:firstLine="180"/>
        <w:rPr>
          <w:rFonts w:ascii="Times New Roman" w:hAnsi="Times New Roman"/>
          <w:spacing w:val="-10"/>
          <w:sz w:val="20"/>
          <w:rPrChange w:id="657" w:author="響生 畠中" w:date="2025-11-05T18:13:00Z" w16du:dateUtc="2025-11-05T09:13:00Z">
            <w:rPr>
              <w:rFonts w:ascii="Times New Roman" w:hAnsi="Times New Roman"/>
              <w:sz w:val="20"/>
            </w:rPr>
          </w:rPrChange>
        </w:rPr>
        <w:pPrChange w:id="658" w:author="響生 畠中" w:date="2025-11-05T07:04:00Z" w16du:dateUtc="2025-11-04T22:04:00Z">
          <w:pPr/>
        </w:pPrChange>
      </w:pPr>
      <w:del w:id="659" w:author="悠 長谷川" w:date="2025-11-04T21:52:00Z" w16du:dateUtc="2025-11-04T12:52:00Z">
        <w:r w:rsidRPr="009A512C" w:rsidDel="007367C3">
          <w:rPr>
            <w:rFonts w:ascii="Times New Roman" w:hAnsi="Times New Roman" w:hint="eastAsia"/>
            <w:spacing w:val="-10"/>
            <w:sz w:val="20"/>
            <w:rPrChange w:id="660" w:author="響生 畠中" w:date="2025-11-05T18:13:00Z" w16du:dateUtc="2025-11-05T09:13:00Z">
              <w:rPr>
                <w:rFonts w:ascii="Times New Roman" w:hAnsi="Times New Roman" w:hint="eastAsia"/>
                <w:sz w:val="20"/>
              </w:rPr>
            </w:rPrChange>
          </w:rPr>
          <w:delText>「</w:delText>
        </w:r>
        <w:r w:rsidRPr="009A512C" w:rsidDel="007367C3">
          <w:rPr>
            <w:rFonts w:ascii="Times New Roman" w:hAnsi="Times New Roman"/>
            <w:spacing w:val="-10"/>
            <w:sz w:val="20"/>
            <w:rPrChange w:id="661" w:author="響生 畠中" w:date="2025-11-05T18:13:00Z" w16du:dateUtc="2025-11-05T09:13:00Z">
              <w:rPr>
                <w:rFonts w:ascii="Times New Roman" w:hAnsi="Times New Roman"/>
                <w:sz w:val="20"/>
              </w:rPr>
            </w:rPrChange>
          </w:rPr>
          <w:delText>MV</w:delText>
        </w:r>
        <w:r w:rsidRPr="009A512C" w:rsidDel="007367C3">
          <w:rPr>
            <w:rFonts w:ascii="Times New Roman" w:hAnsi="Times New Roman" w:hint="eastAsia"/>
            <w:spacing w:val="-10"/>
            <w:sz w:val="20"/>
            <w:rPrChange w:id="662" w:author="響生 畠中" w:date="2025-11-05T18:13:00Z" w16du:dateUtc="2025-11-05T09:13:00Z">
              <w:rPr>
                <w:rFonts w:ascii="Times New Roman" w:hAnsi="Times New Roman" w:hint="eastAsia"/>
                <w:sz w:val="20"/>
              </w:rPr>
            </w:rPrChange>
          </w:rPr>
          <w:delText>」から始まる</w:delText>
        </w:r>
      </w:del>
      <w:del w:id="663" w:author="悠 長谷川" w:date="2025-11-04T21:50:00Z" w16du:dateUtc="2025-11-04T12:50:00Z">
        <w:r w:rsidRPr="009A512C" w:rsidDel="007367C3">
          <w:rPr>
            <w:rFonts w:ascii="Times New Roman" w:hAnsi="Times New Roman" w:hint="eastAsia"/>
            <w:spacing w:val="-10"/>
            <w:sz w:val="20"/>
            <w:rPrChange w:id="664" w:author="響生 畠中" w:date="2025-11-05T18:13:00Z" w16du:dateUtc="2025-11-05T09:13:00Z">
              <w:rPr>
                <w:rFonts w:ascii="Times New Roman" w:hAnsi="Times New Roman" w:hint="eastAsia"/>
                <w:sz w:val="20"/>
              </w:rPr>
            </w:rPrChange>
          </w:rPr>
          <w:delText>上</w:delText>
        </w:r>
      </w:del>
      <w:del w:id="665" w:author="悠 長谷川" w:date="2025-11-04T21:52:00Z" w16du:dateUtc="2025-11-04T12:52:00Z">
        <w:r w:rsidRPr="009A512C" w:rsidDel="007367C3">
          <w:rPr>
            <w:rFonts w:ascii="Times New Roman" w:hAnsi="Times New Roman"/>
            <w:spacing w:val="-10"/>
            <w:sz w:val="20"/>
            <w:rPrChange w:id="666" w:author="響生 畠中" w:date="2025-11-05T18:13:00Z" w16du:dateUtc="2025-11-05T09:13:00Z">
              <w:rPr>
                <w:rFonts w:ascii="Times New Roman" w:hAnsi="Times New Roman"/>
                <w:sz w:val="20"/>
              </w:rPr>
            </w:rPrChange>
          </w:rPr>
          <w:delText>2</w:delText>
        </w:r>
        <w:r w:rsidRPr="009A512C" w:rsidDel="007367C3">
          <w:rPr>
            <w:rFonts w:ascii="Times New Roman" w:hAnsi="Times New Roman" w:hint="eastAsia"/>
            <w:spacing w:val="-10"/>
            <w:sz w:val="20"/>
            <w:rPrChange w:id="667" w:author="響生 畠中" w:date="2025-11-05T18:13:00Z" w16du:dateUtc="2025-11-05T09:13:00Z">
              <w:rPr>
                <w:rFonts w:ascii="Times New Roman" w:hAnsi="Times New Roman" w:hint="eastAsia"/>
                <w:sz w:val="20"/>
              </w:rPr>
            </w:rPrChange>
          </w:rPr>
          <w:delText>つのシナリオはすべてのバスが</w:delText>
        </w:r>
        <w:r w:rsidRPr="009A512C" w:rsidDel="007367C3">
          <w:rPr>
            <w:rFonts w:ascii="Times New Roman" w:hAnsi="Times New Roman"/>
            <w:spacing w:val="-10"/>
            <w:sz w:val="20"/>
            <w:rPrChange w:id="668" w:author="響生 畠中" w:date="2025-11-05T18:13:00Z" w16du:dateUtc="2025-11-05T09:13:00Z">
              <w:rPr>
                <w:rFonts w:ascii="Times New Roman" w:hAnsi="Times New Roman"/>
                <w:sz w:val="20"/>
              </w:rPr>
            </w:rPrChange>
          </w:rPr>
          <w:delText>MVs</w:delText>
        </w:r>
        <w:r w:rsidRPr="009A512C" w:rsidDel="007367C3">
          <w:rPr>
            <w:rFonts w:ascii="Times New Roman" w:hAnsi="Times New Roman" w:hint="eastAsia"/>
            <w:spacing w:val="-10"/>
            <w:sz w:val="20"/>
            <w:rPrChange w:id="669" w:author="響生 畠中" w:date="2025-11-05T18:13:00Z" w16du:dateUtc="2025-11-05T09:13:00Z">
              <w:rPr>
                <w:rFonts w:ascii="Times New Roman" w:hAnsi="Times New Roman" w:hint="eastAsia"/>
                <w:sz w:val="20"/>
              </w:rPr>
            </w:rPrChange>
          </w:rPr>
          <w:delText>であり，「</w:delText>
        </w:r>
        <w:r w:rsidRPr="009A512C" w:rsidDel="007367C3">
          <w:rPr>
            <w:rFonts w:ascii="Times New Roman" w:hAnsi="Times New Roman"/>
            <w:spacing w:val="-10"/>
            <w:sz w:val="20"/>
            <w:rPrChange w:id="670" w:author="響生 畠中" w:date="2025-11-05T18:13:00Z" w16du:dateUtc="2025-11-05T09:13:00Z">
              <w:rPr>
                <w:rFonts w:ascii="Times New Roman" w:hAnsi="Times New Roman"/>
                <w:sz w:val="20"/>
              </w:rPr>
            </w:rPrChange>
          </w:rPr>
          <w:delText>AV</w:delText>
        </w:r>
        <w:r w:rsidRPr="009A512C" w:rsidDel="007367C3">
          <w:rPr>
            <w:rFonts w:ascii="Times New Roman" w:hAnsi="Times New Roman" w:hint="eastAsia"/>
            <w:spacing w:val="-10"/>
            <w:sz w:val="20"/>
            <w:rPrChange w:id="671" w:author="響生 畠中" w:date="2025-11-05T18:13:00Z" w16du:dateUtc="2025-11-05T09:13:00Z">
              <w:rPr>
                <w:rFonts w:ascii="Times New Roman" w:hAnsi="Times New Roman" w:hint="eastAsia"/>
                <w:sz w:val="20"/>
              </w:rPr>
            </w:rPrChange>
          </w:rPr>
          <w:delText>」から始まる残りのシナリオ</w:delText>
        </w:r>
      </w:del>
      <w:del w:id="672" w:author="悠 長谷川" w:date="2025-11-04T21:50:00Z" w16du:dateUtc="2025-11-04T12:50:00Z">
        <w:r w:rsidRPr="009A512C" w:rsidDel="007367C3">
          <w:rPr>
            <w:rFonts w:ascii="Times New Roman" w:hAnsi="Times New Roman" w:hint="eastAsia"/>
            <w:spacing w:val="-10"/>
            <w:sz w:val="20"/>
            <w:rPrChange w:id="673" w:author="響生 畠中" w:date="2025-11-05T18:13:00Z" w16du:dateUtc="2025-11-05T09:13:00Z">
              <w:rPr>
                <w:rFonts w:ascii="Times New Roman" w:hAnsi="Times New Roman" w:hint="eastAsia"/>
                <w:sz w:val="20"/>
              </w:rPr>
            </w:rPrChange>
          </w:rPr>
          <w:delText>で</w:delText>
        </w:r>
      </w:del>
      <w:del w:id="674" w:author="悠 長谷川" w:date="2025-11-04T21:52:00Z" w16du:dateUtc="2025-11-04T12:52:00Z">
        <w:r w:rsidRPr="009A512C" w:rsidDel="007367C3">
          <w:rPr>
            <w:rFonts w:ascii="Times New Roman" w:hAnsi="Times New Roman" w:hint="eastAsia"/>
            <w:spacing w:val="-10"/>
            <w:sz w:val="20"/>
            <w:rPrChange w:id="675" w:author="響生 畠中" w:date="2025-11-05T18:13:00Z" w16du:dateUtc="2025-11-05T09:13:00Z">
              <w:rPr>
                <w:rFonts w:ascii="Times New Roman" w:hAnsi="Times New Roman" w:hint="eastAsia"/>
                <w:sz w:val="20"/>
              </w:rPr>
            </w:rPrChange>
          </w:rPr>
          <w:delText>はす</w:delText>
        </w:r>
        <w:r w:rsidR="000B64F1" w:rsidRPr="009A512C" w:rsidDel="007367C3">
          <w:rPr>
            <w:rFonts w:ascii="Times New Roman" w:hAnsi="Times New Roman"/>
            <w:spacing w:val="-10"/>
            <w:sz w:val="20"/>
            <w:rPrChange w:id="676" w:author="響生 畠中" w:date="2025-11-05T18:13:00Z" w16du:dateUtc="2025-11-05T09:13:00Z">
              <w:rPr>
                <w:rFonts w:ascii="Times New Roman" w:hAnsi="Times New Roman"/>
                <w:sz w:val="20"/>
              </w:rPr>
            </w:rPrChange>
          </w:rPr>
          <w:fldChar w:fldCharType="end"/>
        </w:r>
        <w:r w:rsidR="000B64F1" w:rsidRPr="009A512C" w:rsidDel="007367C3">
          <w:rPr>
            <w:rFonts w:ascii="Times New Roman" w:hAnsi="Times New Roman" w:hint="eastAsia"/>
            <w:spacing w:val="-10"/>
            <w:sz w:val="20"/>
            <w:rPrChange w:id="677" w:author="響生 畠中" w:date="2025-11-05T18:13:00Z" w16du:dateUtc="2025-11-05T09:13:00Z">
              <w:rPr>
                <w:rFonts w:ascii="Times New Roman" w:hAnsi="Times New Roman" w:hint="eastAsia"/>
                <w:sz w:val="20"/>
              </w:rPr>
            </w:rPrChange>
          </w:rPr>
          <w:delText>に示す．</w:delText>
        </w:r>
      </w:del>
    </w:p>
    <w:p w14:paraId="432AAF4E" w14:textId="6689AE26" w:rsidR="000B64F1" w:rsidRDefault="000B64F1" w:rsidP="007367C3">
      <w:pPr>
        <w:ind w:firstLineChars="100" w:firstLine="200"/>
        <w:rPr>
          <w:ins w:id="678" w:author="悠 長谷川" w:date="2025-11-04T21:52:00Z" w16du:dateUtc="2025-11-04T12:52:00Z"/>
          <w:rFonts w:ascii="Times New Roman" w:hAnsi="Times New Roman"/>
          <w:sz w:val="20"/>
        </w:rPr>
      </w:pPr>
      <w:r w:rsidRPr="009A512C">
        <w:rPr>
          <w:rFonts w:ascii="Times New Roman" w:hAnsi="Times New Roman" w:hint="eastAsia"/>
          <w:sz w:val="20"/>
        </w:rPr>
        <w:t>観測データの収集</w:t>
      </w:r>
      <w:del w:id="679" w:author="悠 長谷川" w:date="2025-11-04T21:51:00Z" w16du:dateUtc="2025-11-04T12:51:00Z">
        <w:r w:rsidRPr="009A512C" w:rsidDel="007367C3">
          <w:rPr>
            <w:rFonts w:ascii="Times New Roman" w:hAnsi="Times New Roman" w:hint="eastAsia"/>
            <w:sz w:val="20"/>
          </w:rPr>
          <w:delText>に</w:delText>
        </w:r>
        <w:r w:rsidR="007367C3" w:rsidRPr="009A512C" w:rsidDel="007367C3">
          <w:rPr>
            <w:rFonts w:ascii="Times New Roman" w:hAnsi="Times New Roman" w:hint="eastAsia"/>
            <w:sz w:val="20"/>
          </w:rPr>
          <w:delText>は</w:delText>
        </w:r>
      </w:del>
      <w:ins w:id="680" w:author="悠 長谷川" w:date="2025-11-04T21:51:00Z" w16du:dateUtc="2025-11-04T12:51:00Z">
        <w:r w:rsidR="007367C3" w:rsidRPr="009A512C">
          <w:rPr>
            <w:rFonts w:ascii="Times New Roman" w:hAnsi="Times New Roman" w:hint="eastAsia"/>
            <w:sz w:val="20"/>
          </w:rPr>
          <w:t>のために</w:t>
        </w:r>
      </w:ins>
      <w:r w:rsidRPr="009A512C">
        <w:rPr>
          <w:rFonts w:ascii="Times New Roman" w:hAnsi="Times New Roman" w:hint="eastAsia"/>
          <w:sz w:val="20"/>
        </w:rPr>
        <w:t>，</w:t>
      </w:r>
      <w:ins w:id="681" w:author="悠 長谷川" w:date="2025-11-04T21:51:00Z" w16du:dateUtc="2025-11-04T12:51:00Z">
        <w:r w:rsidR="007367C3" w:rsidRPr="009A512C" w:rsidDel="007367C3">
          <w:rPr>
            <w:rFonts w:ascii="Times New Roman" w:hAnsi="Times New Roman"/>
            <w:sz w:val="20"/>
          </w:rPr>
          <w:t xml:space="preserve"> </w:t>
        </w:r>
      </w:ins>
      <w:del w:id="682" w:author="悠 長谷川" w:date="2025-11-04T21:51:00Z" w16du:dateUtc="2025-11-04T12:51:00Z">
        <w:r w:rsidRPr="009A512C" w:rsidDel="007367C3">
          <w:rPr>
            <w:rFonts w:ascii="Times New Roman" w:hAnsi="Times New Roman" w:hint="eastAsia"/>
            <w:sz w:val="20"/>
          </w:rPr>
          <w:delText>現地での交通調査を行った．交通調査では</w:delText>
        </w:r>
      </w:del>
      <w:r w:rsidRPr="009A512C">
        <w:rPr>
          <w:rFonts w:ascii="Times New Roman" w:hAnsi="Times New Roman"/>
          <w:sz w:val="20"/>
        </w:rPr>
        <w:t>2023</w:t>
      </w:r>
      <w:r w:rsidRPr="009A512C">
        <w:rPr>
          <w:rFonts w:ascii="Times New Roman" w:hAnsi="Times New Roman" w:hint="eastAsia"/>
          <w:sz w:val="20"/>
        </w:rPr>
        <w:t>年</w:t>
      </w:r>
      <w:r w:rsidRPr="009A512C">
        <w:rPr>
          <w:rFonts w:ascii="Times New Roman" w:hAnsi="Times New Roman"/>
          <w:sz w:val="20"/>
        </w:rPr>
        <w:t>10</w:t>
      </w:r>
      <w:r w:rsidRPr="009A512C">
        <w:rPr>
          <w:rFonts w:ascii="Times New Roman" w:hAnsi="Times New Roman" w:hint="eastAsia"/>
          <w:sz w:val="20"/>
        </w:rPr>
        <w:t>月に信号交差点の交通量の調査と路上駐停車車両の調査を行い，</w:t>
      </w:r>
      <w:r w:rsidRPr="009A512C">
        <w:rPr>
          <w:rFonts w:ascii="Times New Roman" w:hAnsi="Times New Roman"/>
          <w:sz w:val="20"/>
        </w:rPr>
        <w:t>2024</w:t>
      </w:r>
      <w:r w:rsidRPr="009A512C">
        <w:rPr>
          <w:rFonts w:ascii="Times New Roman" w:hAnsi="Times New Roman" w:hint="eastAsia"/>
          <w:sz w:val="20"/>
        </w:rPr>
        <w:t>年</w:t>
      </w:r>
      <w:r w:rsidRPr="009A512C">
        <w:rPr>
          <w:rFonts w:ascii="Times New Roman" w:hAnsi="Times New Roman"/>
          <w:sz w:val="20"/>
        </w:rPr>
        <w:t>10</w:t>
      </w:r>
      <w:r w:rsidRPr="009A512C">
        <w:rPr>
          <w:rFonts w:ascii="Times New Roman" w:hAnsi="Times New Roman" w:hint="eastAsia"/>
          <w:sz w:val="20"/>
        </w:rPr>
        <w:t>月に</w:t>
      </w:r>
      <w:r w:rsidRPr="009A512C">
        <w:rPr>
          <w:rFonts w:ascii="Times New Roman" w:hAnsi="Times New Roman"/>
          <w:sz w:val="20"/>
        </w:rPr>
        <w:t>2</w:t>
      </w:r>
      <w:r w:rsidRPr="009A512C">
        <w:rPr>
          <w:rFonts w:ascii="Times New Roman" w:hAnsi="Times New Roman" w:hint="eastAsia"/>
          <w:sz w:val="20"/>
        </w:rPr>
        <w:t>回目の路上駐停車車両の調査を実施した．交通量調査では</w:t>
      </w:r>
      <w:r w:rsidRPr="009A512C">
        <w:rPr>
          <w:rFonts w:ascii="Times New Roman" w:hAnsi="Times New Roman"/>
          <w:sz w:val="20"/>
        </w:rPr>
        <w:t>15</w:t>
      </w:r>
      <w:r w:rsidRPr="009A512C">
        <w:rPr>
          <w:rFonts w:ascii="Times New Roman" w:hAnsi="Times New Roman" w:hint="eastAsia"/>
          <w:sz w:val="20"/>
        </w:rPr>
        <w:t>分単位での車種別進行方向別交通量を記録して集計した．路上駐停車車両の調査では，</w:t>
      </w:r>
      <w:r w:rsidRPr="009A512C">
        <w:rPr>
          <w:rFonts w:ascii="Times New Roman" w:hAnsi="Times New Roman"/>
          <w:sz w:val="20"/>
        </w:rPr>
        <w:t>1</w:t>
      </w:r>
      <w:r w:rsidRPr="009A512C">
        <w:rPr>
          <w:rFonts w:ascii="Times New Roman" w:hAnsi="Times New Roman" w:hint="eastAsia"/>
          <w:sz w:val="20"/>
        </w:rPr>
        <w:t>回目は詳細調査と走行調査，</w:t>
      </w:r>
      <w:r w:rsidRPr="009A512C">
        <w:rPr>
          <w:rFonts w:ascii="Times New Roman" w:hAnsi="Times New Roman"/>
          <w:sz w:val="20"/>
        </w:rPr>
        <w:t>2</w:t>
      </w:r>
      <w:r w:rsidRPr="009A512C">
        <w:rPr>
          <w:rFonts w:ascii="Times New Roman" w:hAnsi="Times New Roman" w:hint="eastAsia"/>
          <w:sz w:val="20"/>
        </w:rPr>
        <w:t>回目は走行調査を実施した．路上駐停車車両パラメータについては、</w:t>
      </w:r>
      <w:r w:rsidRPr="009A512C">
        <w:rPr>
          <w:rFonts w:ascii="Times New Roman" w:hAnsi="Times New Roman"/>
          <w:sz w:val="20"/>
        </w:rPr>
        <w:t>3-2</w:t>
      </w:r>
      <w:r w:rsidRPr="009A512C">
        <w:rPr>
          <w:rFonts w:ascii="Times New Roman" w:hAnsi="Times New Roman" w:hint="eastAsia"/>
          <w:sz w:val="20"/>
        </w:rPr>
        <w:t>で示した駐停車台数，駐停車場所，駐停車時間，及び駐停車時の車線はみだし幅について現地調査を行い，その結果を設定した．交差点流入交通量の比較結果を</w:t>
      </w:r>
      <w:ins w:id="683" w:author="響生 畠中" w:date="2025-11-05T17:36:00Z" w16du:dateUtc="2025-11-05T08:36:00Z">
        <w:r w:rsidR="00E32260" w:rsidRPr="009A512C">
          <w:rPr>
            <w:rFonts w:ascii="Times New Roman" w:hAnsi="Times New Roman"/>
            <w:b/>
            <w:bCs/>
            <w:sz w:val="20"/>
            <w:szCs w:val="20"/>
            <w:rPrChange w:id="684" w:author="響生 畠中" w:date="2025-11-05T18:13:00Z" w16du:dateUtc="2025-11-05T09:13:00Z">
              <w:rPr>
                <w:rFonts w:ascii="Times New Roman" w:hAnsi="Times New Roman"/>
                <w:sz w:val="20"/>
                <w:szCs w:val="20"/>
              </w:rPr>
            </w:rPrChange>
          </w:rPr>
          <w:fldChar w:fldCharType="begin"/>
        </w:r>
        <w:r w:rsidR="00E32260" w:rsidRPr="009A512C">
          <w:rPr>
            <w:rFonts w:ascii="Times New Roman" w:hAnsi="Times New Roman"/>
            <w:b/>
            <w:bCs/>
            <w:sz w:val="20"/>
            <w:szCs w:val="20"/>
            <w:rPrChange w:id="685" w:author="響生 畠中" w:date="2025-11-05T18:13:00Z" w16du:dateUtc="2025-11-05T09:13:00Z">
              <w:rPr>
                <w:rFonts w:ascii="Times New Roman" w:hAnsi="Times New Roman"/>
                <w:sz w:val="20"/>
                <w:szCs w:val="20"/>
              </w:rPr>
            </w:rPrChange>
          </w:rPr>
          <w:instrText xml:space="preserve"> REF _Ref213256608 \h </w:instrText>
        </w:r>
      </w:ins>
      <w:r w:rsidR="00E32260" w:rsidRPr="009A512C">
        <w:rPr>
          <w:rFonts w:ascii="Times New Roman" w:hAnsi="Times New Roman"/>
          <w:b/>
          <w:bCs/>
          <w:sz w:val="20"/>
          <w:szCs w:val="20"/>
          <w:rPrChange w:id="686" w:author="響生 畠中" w:date="2025-11-05T18:13:00Z" w16du:dateUtc="2025-11-05T09:13:00Z">
            <w:rPr>
              <w:rFonts w:ascii="Times New Roman" w:hAnsi="Times New Roman"/>
              <w:sz w:val="20"/>
              <w:szCs w:val="20"/>
            </w:rPr>
          </w:rPrChange>
        </w:rPr>
        <w:instrText xml:space="preserve"> \* MERGEFORMAT </w:instrText>
      </w:r>
      <w:r w:rsidR="00E32260" w:rsidRPr="00D743BB">
        <w:rPr>
          <w:rFonts w:ascii="Times New Roman" w:hAnsi="Times New Roman"/>
          <w:b/>
          <w:bCs/>
          <w:sz w:val="20"/>
          <w:szCs w:val="20"/>
        </w:rPr>
      </w:r>
      <w:ins w:id="687" w:author="響生 畠中" w:date="2025-11-05T17:36:00Z" w16du:dateUtc="2025-11-05T08:36:00Z">
        <w:r w:rsidR="00E32260" w:rsidRPr="009A512C">
          <w:rPr>
            <w:rFonts w:ascii="Times New Roman" w:hAnsi="Times New Roman"/>
            <w:b/>
            <w:bCs/>
            <w:sz w:val="20"/>
            <w:szCs w:val="20"/>
            <w:rPrChange w:id="688" w:author="響生 畠中" w:date="2025-11-05T18:13:00Z" w16du:dateUtc="2025-11-05T09:13:00Z">
              <w:rPr>
                <w:rFonts w:ascii="Times New Roman" w:hAnsi="Times New Roman"/>
                <w:sz w:val="20"/>
                <w:szCs w:val="20"/>
              </w:rPr>
            </w:rPrChange>
          </w:rPr>
          <w:fldChar w:fldCharType="separate"/>
        </w:r>
      </w:ins>
      <w:ins w:id="689" w:author="響生 畠中" w:date="2025-11-05T19:34:00Z" w16du:dateUtc="2025-11-05T10:34:00Z">
        <w:r w:rsidR="00970F35" w:rsidRPr="00970F35">
          <w:rPr>
            <w:rFonts w:ascii="Times New Roman" w:hAnsi="Times New Roman" w:hint="eastAsia"/>
            <w:b/>
            <w:bCs/>
            <w:sz w:val="20"/>
            <w:szCs w:val="20"/>
            <w:rPrChange w:id="690" w:author="響生 畠中" w:date="2025-11-05T19:34:00Z" w16du:dateUtc="2025-11-05T10:34:00Z">
              <w:rPr>
                <w:rFonts w:hint="eastAsia"/>
              </w:rPr>
            </w:rPrChange>
          </w:rPr>
          <w:t>図</w:t>
        </w:r>
        <w:r w:rsidR="00970F35" w:rsidRPr="00970F35">
          <w:rPr>
            <w:rFonts w:ascii="Times New Roman" w:hAnsi="Times New Roman"/>
            <w:b/>
            <w:bCs/>
            <w:sz w:val="20"/>
            <w:szCs w:val="20"/>
            <w:rPrChange w:id="691" w:author="響生 畠中" w:date="2025-11-05T19:34:00Z" w16du:dateUtc="2025-11-05T10:34:00Z">
              <w:rPr>
                <w:rFonts w:ascii="Times New Roman" w:hAnsi="Times New Roman"/>
                <w:noProof/>
                <w:sz w:val="20"/>
                <w:szCs w:val="20"/>
              </w:rPr>
            </w:rPrChange>
          </w:rPr>
          <w:t>3</w:t>
        </w:r>
      </w:ins>
      <w:ins w:id="692" w:author="響生 畠中" w:date="2025-11-05T17:36:00Z" w16du:dateUtc="2025-11-05T08:36:00Z">
        <w:r w:rsidR="00E32260" w:rsidRPr="009A512C">
          <w:rPr>
            <w:rFonts w:ascii="Times New Roman" w:hAnsi="Times New Roman"/>
            <w:b/>
            <w:bCs/>
            <w:sz w:val="20"/>
            <w:szCs w:val="20"/>
            <w:rPrChange w:id="693" w:author="響生 畠中" w:date="2025-11-05T18:13:00Z" w16du:dateUtc="2025-11-05T09:13:00Z">
              <w:rPr>
                <w:rFonts w:ascii="Times New Roman" w:hAnsi="Times New Roman"/>
                <w:sz w:val="20"/>
                <w:szCs w:val="20"/>
              </w:rPr>
            </w:rPrChange>
          </w:rPr>
          <w:fldChar w:fldCharType="end"/>
        </w:r>
      </w:ins>
      <w:del w:id="694" w:author="響生 畠中" w:date="2025-11-05T07:10:00Z" w16du:dateUtc="2025-11-04T22:10:00Z">
        <w:r w:rsidRPr="009A512C" w:rsidDel="0065122A">
          <w:rPr>
            <w:rFonts w:ascii="Times New Roman" w:hAnsi="Times New Roman"/>
            <w:b/>
            <w:bCs/>
            <w:sz w:val="20"/>
          </w:rPr>
          <w:fldChar w:fldCharType="begin"/>
        </w:r>
        <w:r w:rsidRPr="009A512C" w:rsidDel="0065122A">
          <w:rPr>
            <w:rFonts w:ascii="Times New Roman" w:hAnsi="Times New Roman"/>
            <w:b/>
            <w:bCs/>
            <w:sz w:val="20"/>
          </w:rPr>
          <w:delInstrText xml:space="preserve"> REF _Ref211934523 \h  \* MERGEFORMAT </w:delInstrText>
        </w:r>
        <w:r w:rsidRPr="009A512C" w:rsidDel="0065122A">
          <w:rPr>
            <w:rFonts w:ascii="Times New Roman" w:hAnsi="Times New Roman"/>
            <w:b/>
            <w:bCs/>
            <w:sz w:val="20"/>
          </w:rPr>
        </w:r>
        <w:r w:rsidRPr="009A512C" w:rsidDel="0065122A">
          <w:rPr>
            <w:rFonts w:ascii="Times New Roman" w:hAnsi="Times New Roman"/>
            <w:b/>
            <w:bCs/>
            <w:sz w:val="20"/>
          </w:rPr>
          <w:fldChar w:fldCharType="separate"/>
        </w:r>
        <w:r w:rsidR="00B908E0" w:rsidRPr="009A512C" w:rsidDel="0065122A">
          <w:rPr>
            <w:rFonts w:ascii="Times New Roman" w:hAnsi="Times New Roman" w:hint="eastAsia"/>
            <w:sz w:val="20"/>
          </w:rPr>
          <w:delText>エラー</w:delText>
        </w:r>
        <w:r w:rsidR="00B908E0" w:rsidRPr="009A512C" w:rsidDel="0065122A">
          <w:rPr>
            <w:rFonts w:ascii="Times New Roman" w:hAnsi="Times New Roman"/>
            <w:sz w:val="20"/>
          </w:rPr>
          <w:delText xml:space="preserve">! </w:delText>
        </w:r>
        <w:r w:rsidR="00B908E0" w:rsidRPr="009A512C" w:rsidDel="0065122A">
          <w:rPr>
            <w:rFonts w:ascii="Times New Roman" w:hAnsi="Times New Roman" w:hint="eastAsia"/>
            <w:sz w:val="20"/>
          </w:rPr>
          <w:delText>参照元が見つかりません</w:delText>
        </w:r>
      </w:del>
      <w:del w:id="695" w:author="響生 畠中" w:date="2025-11-05T07:03:00Z" w16du:dateUtc="2025-11-04T22:03:00Z">
        <w:r w:rsidR="00B908E0" w:rsidRPr="009A512C" w:rsidDel="0065122A">
          <w:rPr>
            <w:rFonts w:ascii="Times New Roman" w:hAnsi="Times New Roman" w:hint="eastAsia"/>
            <w:sz w:val="20"/>
          </w:rPr>
          <w:delText>。</w:delText>
        </w:r>
      </w:del>
      <w:del w:id="696" w:author="響生 畠中" w:date="2025-11-05T07:10:00Z" w16du:dateUtc="2025-11-04T22:10:00Z">
        <w:r w:rsidRPr="009A512C" w:rsidDel="0065122A">
          <w:rPr>
            <w:rFonts w:ascii="Times New Roman" w:hAnsi="Times New Roman"/>
            <w:sz w:val="20"/>
          </w:rPr>
          <w:fldChar w:fldCharType="end"/>
        </w:r>
      </w:del>
      <w:r w:rsidRPr="009A512C">
        <w:rPr>
          <w:rFonts w:ascii="Times New Roman" w:hAnsi="Times New Roman" w:hint="eastAsia"/>
          <w:sz w:val="20"/>
        </w:rPr>
        <w:t>に示す．</w:t>
      </w:r>
    </w:p>
    <w:p w14:paraId="102EC8D3" w14:textId="77777777" w:rsidR="007367C3" w:rsidRPr="000B64F1" w:rsidRDefault="007367C3">
      <w:pPr>
        <w:spacing w:line="160" w:lineRule="exact"/>
        <w:ind w:firstLineChars="100" w:firstLine="200"/>
        <w:rPr>
          <w:rFonts w:ascii="Times New Roman" w:hAnsi="Times New Roman"/>
          <w:sz w:val="20"/>
        </w:rPr>
        <w:pPrChange w:id="697" w:author="響生 畠中" w:date="2025-11-05T15:01:00Z" w16du:dateUtc="2025-11-05T06:01:00Z">
          <w:pPr/>
        </w:pPrChange>
      </w:pPr>
    </w:p>
    <w:p w14:paraId="579410E3" w14:textId="197952AE" w:rsidR="000B64F1" w:rsidRPr="00D674A9" w:rsidRDefault="000B64F1">
      <w:pPr>
        <w:pStyle w:val="af5"/>
        <w:ind w:left="0" w:firstLineChars="0" w:firstLine="0"/>
        <w:rPr>
          <w:sz w:val="20"/>
          <w:szCs w:val="20"/>
          <w:rPrChange w:id="698" w:author="響生 畠中" w:date="2025-11-05T15:51:00Z" w16du:dateUtc="2025-11-05T06:51:00Z">
            <w:rPr>
              <w:rFonts w:ascii="ＭＳ ゴシック" w:eastAsia="ＭＳ ゴシック" w:hAnsi="ＭＳ ゴシック"/>
              <w:sz w:val="20"/>
            </w:rPr>
          </w:rPrChange>
        </w:rPr>
        <w:pPrChange w:id="699" w:author="響生 畠中" w:date="2025-11-05T15:52:00Z" w16du:dateUtc="2025-11-05T06:52:00Z">
          <w:pPr/>
        </w:pPrChange>
      </w:pPr>
      <w:bookmarkStart w:id="700" w:name="_Ref211936366"/>
      <w:r w:rsidRPr="00D674A9">
        <w:rPr>
          <w:rFonts w:ascii="ＭＳ ゴシック" w:eastAsia="ＭＳ ゴシック" w:hAnsi="ＭＳ ゴシック"/>
          <w:b w:val="0"/>
          <w:bCs w:val="0"/>
          <w:sz w:val="20"/>
          <w:rPrChange w:id="701" w:author="響生 畠中" w:date="2025-11-05T15:51:00Z" w16du:dateUtc="2025-11-05T06:51:00Z">
            <w:rPr>
              <w:rFonts w:ascii="ＭＳ ゴシック" w:eastAsia="ＭＳ ゴシック" w:hAnsi="ＭＳ ゴシック"/>
              <w:sz w:val="20"/>
            </w:rPr>
          </w:rPrChange>
        </w:rPr>
        <w:t>3-4.評価シナリオ</w:t>
      </w:r>
    </w:p>
    <w:p w14:paraId="6658AE3A" w14:textId="14BF1907" w:rsidR="000B64F1" w:rsidRPr="009A512C" w:rsidDel="0094208B" w:rsidRDefault="000B64F1">
      <w:pPr>
        <w:rPr>
          <w:del w:id="702" w:author="響生 畠中" w:date="2025-11-05T13:05:00Z" w16du:dateUtc="2025-11-05T04:05:00Z"/>
          <w:rFonts w:ascii="Times New Roman" w:hAnsi="Times New Roman"/>
          <w:spacing w:val="-6"/>
          <w:kern w:val="16"/>
          <w:sz w:val="20"/>
          <w:rPrChange w:id="703" w:author="響生 畠中" w:date="2025-11-05T18:12:00Z" w16du:dateUtc="2025-11-05T09:12:00Z">
            <w:rPr>
              <w:del w:id="704" w:author="響生 畠中" w:date="2025-11-05T13:05:00Z" w16du:dateUtc="2025-11-05T04:05:00Z"/>
              <w:rFonts w:ascii="Times New Roman" w:hAnsi="Times New Roman"/>
              <w:sz w:val="20"/>
            </w:rPr>
          </w:rPrChange>
        </w:rPr>
        <w:pPrChange w:id="705" w:author="響生 畠中" w:date="2025-11-05T15:52:00Z" w16du:dateUtc="2025-11-05T06:52:00Z">
          <w:pPr>
            <w:jc w:val="left"/>
          </w:pPr>
        </w:pPrChange>
      </w:pPr>
      <w:r w:rsidRPr="000B64F1">
        <w:rPr>
          <w:rFonts w:ascii="Times New Roman" w:hAnsi="Times New Roman" w:hint="eastAsia"/>
          <w:sz w:val="20"/>
        </w:rPr>
        <w:t xml:space="preserve">　</w:t>
      </w:r>
      <w:r w:rsidRPr="009A512C">
        <w:rPr>
          <w:rFonts w:ascii="Times New Roman" w:hAnsi="Times New Roman" w:hint="eastAsia"/>
          <w:spacing w:val="-6"/>
          <w:kern w:val="16"/>
          <w:sz w:val="20"/>
          <w:rPrChange w:id="706" w:author="響生 畠中" w:date="2025-11-05T18:12:00Z" w16du:dateUtc="2025-11-05T09:12:00Z">
            <w:rPr>
              <w:rFonts w:ascii="Times New Roman" w:hAnsi="Times New Roman" w:hint="eastAsia"/>
              <w:sz w:val="20"/>
            </w:rPr>
          </w:rPrChange>
        </w:rPr>
        <w:t>本研究では</w:t>
      </w:r>
      <w:ins w:id="707" w:author="響生 畠中" w:date="2025-11-05T17:41:00Z" w16du:dateUtc="2025-11-05T08:41:00Z">
        <w:r w:rsidR="00E32260" w:rsidRPr="009A512C">
          <w:rPr>
            <w:rFonts w:ascii="Times New Roman" w:hAnsi="Times New Roman"/>
            <w:spacing w:val="-6"/>
            <w:kern w:val="16"/>
            <w:sz w:val="20"/>
          </w:rPr>
          <w:fldChar w:fldCharType="begin"/>
        </w:r>
        <w:r w:rsidR="00E32260" w:rsidRPr="009A512C">
          <w:rPr>
            <w:rFonts w:ascii="Times New Roman" w:hAnsi="Times New Roman"/>
            <w:spacing w:val="-6"/>
            <w:kern w:val="16"/>
            <w:sz w:val="20"/>
          </w:rPr>
          <w:instrText xml:space="preserve"> REF _Ref213256890 \h </w:instrText>
        </w:r>
      </w:ins>
      <w:r w:rsidR="009A512C">
        <w:rPr>
          <w:rFonts w:ascii="Times New Roman" w:hAnsi="Times New Roman"/>
          <w:spacing w:val="-6"/>
          <w:kern w:val="16"/>
          <w:sz w:val="20"/>
        </w:rPr>
        <w:instrText xml:space="preserve"> \* MERGEFORMAT </w:instrText>
      </w:r>
      <w:r w:rsidR="00E32260" w:rsidRPr="009A512C">
        <w:rPr>
          <w:rFonts w:ascii="Times New Roman" w:hAnsi="Times New Roman"/>
          <w:spacing w:val="-6"/>
          <w:kern w:val="16"/>
          <w:sz w:val="20"/>
        </w:rPr>
      </w:r>
      <w:ins w:id="708" w:author="響生 畠中" w:date="2025-11-05T17:41:00Z" w16du:dateUtc="2025-11-05T08:41:00Z">
        <w:r w:rsidR="00E32260" w:rsidRPr="009A512C">
          <w:rPr>
            <w:rFonts w:ascii="Times New Roman" w:hAnsi="Times New Roman"/>
            <w:spacing w:val="-6"/>
            <w:kern w:val="16"/>
            <w:sz w:val="20"/>
          </w:rPr>
          <w:fldChar w:fldCharType="separate"/>
        </w:r>
      </w:ins>
      <w:ins w:id="709" w:author="響生 畠中" w:date="2025-11-05T19:34:00Z" w16du:dateUtc="2025-11-05T10:34:00Z">
        <w:r w:rsidR="00970F35" w:rsidRPr="00970F35">
          <w:rPr>
            <w:rFonts w:ascii="Times New Roman" w:hAnsi="Times New Roman" w:hint="eastAsia"/>
            <w:b/>
            <w:bCs/>
            <w:sz w:val="20"/>
            <w:szCs w:val="20"/>
            <w:rPrChange w:id="710" w:author="響生 畠中" w:date="2025-11-05T19:34:00Z" w16du:dateUtc="2025-11-05T10:34:00Z">
              <w:rPr>
                <w:rFonts w:hint="eastAsia"/>
              </w:rPr>
            </w:rPrChange>
          </w:rPr>
          <w:t>表</w:t>
        </w:r>
        <w:r w:rsidR="00970F35">
          <w:rPr>
            <w:rFonts w:ascii="Times New Roman" w:hAnsi="Times New Roman"/>
            <w:b/>
            <w:bCs/>
            <w:sz w:val="20"/>
            <w:szCs w:val="20"/>
          </w:rPr>
          <w:t>2</w:t>
        </w:r>
      </w:ins>
      <w:ins w:id="711" w:author="響生 畠中" w:date="2025-11-05T17:41:00Z" w16du:dateUtc="2025-11-05T08:41:00Z">
        <w:r w:rsidR="00E32260" w:rsidRPr="009A512C">
          <w:rPr>
            <w:rFonts w:ascii="Times New Roman" w:hAnsi="Times New Roman"/>
            <w:spacing w:val="-6"/>
            <w:kern w:val="16"/>
            <w:sz w:val="20"/>
          </w:rPr>
          <w:fldChar w:fldCharType="end"/>
        </w:r>
      </w:ins>
      <w:commentRangeStart w:id="712"/>
      <w:commentRangeStart w:id="713"/>
      <w:del w:id="714" w:author="響生 畠中" w:date="2025-11-05T13:05:00Z" w16du:dateUtc="2025-11-05T04:05:00Z">
        <w:r w:rsidRPr="009A512C" w:rsidDel="0094208B">
          <w:rPr>
            <w:rFonts w:ascii="Times New Roman" w:hAnsi="Times New Roman" w:hint="eastAsia"/>
            <w:b/>
            <w:bCs/>
            <w:spacing w:val="-6"/>
            <w:kern w:val="16"/>
            <w:sz w:val="20"/>
            <w:rPrChange w:id="715" w:author="響生 畠中" w:date="2025-11-05T18:12:00Z" w16du:dateUtc="2025-11-05T09:12:00Z">
              <w:rPr>
                <w:rFonts w:ascii="Times New Roman" w:hAnsi="Times New Roman" w:hint="eastAsia"/>
                <w:b/>
                <w:bCs/>
                <w:sz w:val="20"/>
              </w:rPr>
            </w:rPrChange>
          </w:rPr>
          <w:delText>表２</w:delText>
        </w:r>
        <w:commentRangeEnd w:id="712"/>
        <w:r w:rsidR="007367C3" w:rsidRPr="009A512C" w:rsidDel="0094208B">
          <w:rPr>
            <w:rStyle w:val="a7"/>
            <w:rFonts w:ascii="Times New Roman" w:hAnsi="Times New Roman"/>
            <w:spacing w:val="-6"/>
            <w:kern w:val="16"/>
            <w:rPrChange w:id="716" w:author="響生 畠中" w:date="2025-11-05T18:12:00Z" w16du:dateUtc="2025-11-05T09:12:00Z">
              <w:rPr>
                <w:rStyle w:val="a7"/>
              </w:rPr>
            </w:rPrChange>
          </w:rPr>
          <w:commentReference w:id="712"/>
        </w:r>
      </w:del>
      <w:ins w:id="717" w:author="悠 長谷川" w:date="2025-11-05T12:44:00Z" w16du:dateUtc="2025-11-05T03:44:00Z">
        <w:del w:id="718" w:author="響生 畠中" w:date="2025-11-05T13:05:00Z" w16du:dateUtc="2025-11-05T04:05:00Z">
          <w:r w:rsidR="0074606C" w:rsidRPr="009A512C" w:rsidDel="0094208B">
            <w:rPr>
              <w:rFonts w:ascii="Times New Roman" w:hAnsi="Times New Roman"/>
              <w:b/>
              <w:bCs/>
              <w:spacing w:val="-6"/>
              <w:kern w:val="16"/>
              <w:sz w:val="20"/>
              <w:rPrChange w:id="719" w:author="響生 畠中" w:date="2025-11-05T18:12:00Z" w16du:dateUtc="2025-11-05T09:12:00Z">
                <w:rPr>
                  <w:rFonts w:ascii="Times New Roman" w:hAnsi="Times New Roman"/>
                  <w:b/>
                  <w:bCs/>
                  <w:sz w:val="20"/>
                </w:rPr>
              </w:rPrChange>
            </w:rPr>
            <w:delText>2</w:delText>
          </w:r>
        </w:del>
      </w:ins>
      <w:commentRangeEnd w:id="713"/>
      <w:ins w:id="720" w:author="悠 長谷川" w:date="2025-11-05T12:49:00Z" w16du:dateUtc="2025-11-05T03:49:00Z">
        <w:del w:id="721" w:author="響生 畠中" w:date="2025-11-05T13:05:00Z" w16du:dateUtc="2025-11-05T04:05:00Z">
          <w:r w:rsidR="00F134B6" w:rsidRPr="009A512C" w:rsidDel="0094208B">
            <w:rPr>
              <w:rStyle w:val="a7"/>
              <w:rFonts w:ascii="Times New Roman" w:hAnsi="Times New Roman"/>
              <w:spacing w:val="-6"/>
              <w:kern w:val="16"/>
              <w:rPrChange w:id="722" w:author="響生 畠中" w:date="2025-11-05T18:12:00Z" w16du:dateUtc="2025-11-05T09:12:00Z">
                <w:rPr>
                  <w:rStyle w:val="a7"/>
                </w:rPr>
              </w:rPrChange>
            </w:rPr>
            <w:commentReference w:id="713"/>
          </w:r>
        </w:del>
      </w:ins>
      <w:r w:rsidRPr="009A512C">
        <w:rPr>
          <w:rFonts w:ascii="Times New Roman" w:hAnsi="Times New Roman" w:hint="eastAsia"/>
          <w:spacing w:val="-6"/>
          <w:kern w:val="16"/>
          <w:sz w:val="20"/>
          <w:rPrChange w:id="723" w:author="響生 畠中" w:date="2025-11-05T18:12:00Z" w16du:dateUtc="2025-11-05T09:12:00Z">
            <w:rPr>
              <w:rFonts w:ascii="Times New Roman" w:hAnsi="Times New Roman" w:hint="eastAsia"/>
              <w:sz w:val="20"/>
            </w:rPr>
          </w:rPrChange>
        </w:rPr>
        <w:t>の</w:t>
      </w:r>
      <w:r w:rsidRPr="009A512C">
        <w:rPr>
          <w:rFonts w:ascii="Times New Roman" w:hAnsi="Times New Roman"/>
          <w:spacing w:val="-6"/>
          <w:kern w:val="16"/>
          <w:sz w:val="20"/>
          <w:rPrChange w:id="724" w:author="響生 畠中" w:date="2025-11-05T18:12:00Z" w16du:dateUtc="2025-11-05T09:12:00Z">
            <w:rPr>
              <w:rFonts w:ascii="Times New Roman" w:hAnsi="Times New Roman"/>
              <w:sz w:val="20"/>
            </w:rPr>
          </w:rPrChange>
        </w:rPr>
        <w:t>8</w:t>
      </w:r>
      <w:r w:rsidRPr="009A512C">
        <w:rPr>
          <w:rFonts w:ascii="Times New Roman" w:hAnsi="Times New Roman" w:hint="eastAsia"/>
          <w:spacing w:val="-6"/>
          <w:kern w:val="16"/>
          <w:sz w:val="20"/>
          <w:rPrChange w:id="725" w:author="響生 畠中" w:date="2025-11-05T18:12:00Z" w16du:dateUtc="2025-11-05T09:12:00Z">
            <w:rPr>
              <w:rFonts w:ascii="Times New Roman" w:hAnsi="Times New Roman" w:hint="eastAsia"/>
              <w:sz w:val="20"/>
            </w:rPr>
          </w:rPrChange>
        </w:rPr>
        <w:t>シナリオについて分析</w:t>
      </w:r>
      <w:ins w:id="726" w:author="響生 畠中" w:date="2025-11-05T13:07:00Z" w16du:dateUtc="2025-11-05T04:07:00Z">
        <w:r w:rsidR="0094208B" w:rsidRPr="009A512C">
          <w:rPr>
            <w:rFonts w:ascii="Times New Roman" w:hAnsi="Times New Roman" w:hint="eastAsia"/>
            <w:spacing w:val="-6"/>
            <w:kern w:val="16"/>
            <w:sz w:val="20"/>
            <w:rPrChange w:id="727" w:author="響生 畠中" w:date="2025-11-05T18:12:00Z" w16du:dateUtc="2025-11-05T09:12:00Z">
              <w:rPr>
                <w:rFonts w:ascii="Times New Roman" w:hAnsi="Times New Roman" w:hint="eastAsia"/>
                <w:sz w:val="20"/>
              </w:rPr>
            </w:rPrChange>
          </w:rPr>
          <w:t>し</w:t>
        </w:r>
      </w:ins>
      <w:del w:id="728" w:author="響生 畠中" w:date="2025-11-05T13:07:00Z" w16du:dateUtc="2025-11-05T04:07:00Z">
        <w:r w:rsidRPr="009A512C" w:rsidDel="0094208B">
          <w:rPr>
            <w:rFonts w:ascii="Times New Roman" w:hAnsi="Times New Roman" w:hint="eastAsia"/>
            <w:spacing w:val="-6"/>
            <w:kern w:val="16"/>
            <w:sz w:val="20"/>
            <w:rPrChange w:id="729" w:author="響生 畠中" w:date="2025-11-05T18:12:00Z" w16du:dateUtc="2025-11-05T09:12:00Z">
              <w:rPr>
                <w:rFonts w:ascii="Times New Roman" w:hAnsi="Times New Roman" w:hint="eastAsia"/>
                <w:sz w:val="20"/>
              </w:rPr>
            </w:rPrChange>
          </w:rPr>
          <w:delText>し</w:delText>
        </w:r>
      </w:del>
      <w:r w:rsidRPr="009A512C">
        <w:rPr>
          <w:rFonts w:ascii="Times New Roman" w:hAnsi="Times New Roman" w:hint="eastAsia"/>
          <w:spacing w:val="-6"/>
          <w:kern w:val="16"/>
          <w:sz w:val="20"/>
          <w:rPrChange w:id="730" w:author="響生 畠中" w:date="2025-11-05T18:12:00Z" w16du:dateUtc="2025-11-05T09:12:00Z">
            <w:rPr>
              <w:rFonts w:ascii="Times New Roman" w:hAnsi="Times New Roman" w:hint="eastAsia"/>
              <w:sz w:val="20"/>
            </w:rPr>
          </w:rPrChange>
        </w:rPr>
        <w:t>た．</w:t>
      </w:r>
    </w:p>
    <w:p w14:paraId="1CD27292" w14:textId="5F1824D6" w:rsidR="00566F31" w:rsidRPr="009A512C" w:rsidRDefault="007367C3">
      <w:pPr>
        <w:jc w:val="left"/>
        <w:rPr>
          <w:ins w:id="731" w:author="響生 畠中" w:date="2025-11-05T14:53:00Z" w16du:dateUtc="2025-11-05T05:53:00Z"/>
          <w:rFonts w:ascii="Times New Roman" w:hAnsi="Times New Roman"/>
          <w:spacing w:val="-6"/>
          <w:kern w:val="16"/>
          <w:sz w:val="20"/>
        </w:rPr>
        <w:pPrChange w:id="732" w:author="響生 畠中" w:date="2025-11-05T16:15:00Z" w16du:dateUtc="2025-11-05T07:15:00Z">
          <w:pPr>
            <w:jc w:val="center"/>
          </w:pPr>
        </w:pPrChange>
      </w:pPr>
      <w:ins w:id="733" w:author="悠 長谷川" w:date="2025-11-04T21:56:00Z" w16du:dateUtc="2025-11-04T12:56:00Z">
        <w:r w:rsidRPr="009A512C">
          <w:rPr>
            <w:rFonts w:ascii="Times New Roman" w:hAnsi="Times New Roman" w:hint="eastAsia"/>
            <w:spacing w:val="-6"/>
            <w:kern w:val="16"/>
            <w:sz w:val="20"/>
            <w:rPrChange w:id="734" w:author="響生 畠中" w:date="2025-11-05T18:12:00Z" w16du:dateUtc="2025-11-05T09:12:00Z">
              <w:rPr>
                <w:rFonts w:ascii="Times New Roman" w:hAnsi="Times New Roman" w:hint="eastAsia"/>
                <w:sz w:val="20"/>
              </w:rPr>
            </w:rPrChange>
          </w:rPr>
          <w:t>シナリオ名が</w:t>
        </w:r>
      </w:ins>
      <w:r w:rsidR="000B64F1" w:rsidRPr="009A512C">
        <w:rPr>
          <w:rFonts w:ascii="Times New Roman" w:hAnsi="Times New Roman" w:hint="eastAsia"/>
          <w:spacing w:val="-6"/>
          <w:kern w:val="16"/>
          <w:sz w:val="20"/>
          <w:rPrChange w:id="735" w:author="響生 畠中" w:date="2025-11-05T18:12:00Z" w16du:dateUtc="2025-11-05T09:12:00Z">
            <w:rPr>
              <w:rFonts w:ascii="Times New Roman" w:hAnsi="Times New Roman" w:hint="eastAsia"/>
              <w:sz w:val="20"/>
            </w:rPr>
          </w:rPrChange>
        </w:rPr>
        <w:t>「</w:t>
      </w:r>
      <w:r w:rsidR="000B64F1" w:rsidRPr="009A512C">
        <w:rPr>
          <w:rFonts w:ascii="Times New Roman" w:hAnsi="Times New Roman"/>
          <w:spacing w:val="-6"/>
          <w:kern w:val="16"/>
          <w:sz w:val="20"/>
          <w:rPrChange w:id="736" w:author="響生 畠中" w:date="2025-11-05T18:12:00Z" w16du:dateUtc="2025-11-05T09:12:00Z">
            <w:rPr>
              <w:rFonts w:ascii="Times New Roman" w:hAnsi="Times New Roman"/>
              <w:sz w:val="20"/>
            </w:rPr>
          </w:rPrChange>
        </w:rPr>
        <w:t>MV</w:t>
      </w:r>
      <w:r w:rsidR="000B64F1" w:rsidRPr="009A512C">
        <w:rPr>
          <w:rFonts w:ascii="Times New Roman" w:hAnsi="Times New Roman" w:hint="eastAsia"/>
          <w:spacing w:val="-6"/>
          <w:kern w:val="16"/>
          <w:sz w:val="20"/>
          <w:rPrChange w:id="737" w:author="響生 畠中" w:date="2025-11-05T18:12:00Z" w16du:dateUtc="2025-11-05T09:12:00Z">
            <w:rPr>
              <w:rFonts w:ascii="Times New Roman" w:hAnsi="Times New Roman" w:hint="eastAsia"/>
              <w:sz w:val="20"/>
            </w:rPr>
          </w:rPrChange>
        </w:rPr>
        <w:t>」から始まる</w:t>
      </w:r>
      <w:del w:id="738" w:author="悠 長谷川" w:date="2025-11-04T21:55:00Z" w16du:dateUtc="2025-11-04T12:55:00Z">
        <w:r w:rsidR="000B64F1" w:rsidRPr="009A512C" w:rsidDel="007367C3">
          <w:rPr>
            <w:rFonts w:ascii="Times New Roman" w:hAnsi="Times New Roman" w:hint="eastAsia"/>
            <w:spacing w:val="-6"/>
            <w:kern w:val="16"/>
            <w:sz w:val="20"/>
            <w:rPrChange w:id="739" w:author="響生 畠中" w:date="2025-11-05T18:12:00Z" w16du:dateUtc="2025-11-05T09:12:00Z">
              <w:rPr>
                <w:rFonts w:ascii="Times New Roman" w:hAnsi="Times New Roman" w:hint="eastAsia"/>
                <w:sz w:val="20"/>
              </w:rPr>
            </w:rPrChange>
          </w:rPr>
          <w:delText>上</w:delText>
        </w:r>
        <w:r w:rsidR="000B64F1" w:rsidRPr="009A512C" w:rsidDel="007367C3">
          <w:rPr>
            <w:rFonts w:ascii="Times New Roman" w:hAnsi="Times New Roman"/>
            <w:spacing w:val="-6"/>
            <w:kern w:val="16"/>
            <w:sz w:val="20"/>
            <w:rPrChange w:id="740" w:author="響生 畠中" w:date="2025-11-05T18:12:00Z" w16du:dateUtc="2025-11-05T09:12:00Z">
              <w:rPr>
                <w:rFonts w:ascii="Times New Roman" w:hAnsi="Times New Roman"/>
                <w:sz w:val="20"/>
              </w:rPr>
            </w:rPrChange>
          </w:rPr>
          <w:delText>2</w:delText>
        </w:r>
        <w:r w:rsidR="000B64F1" w:rsidRPr="009A512C" w:rsidDel="007367C3">
          <w:rPr>
            <w:rFonts w:ascii="Times New Roman" w:hAnsi="Times New Roman" w:hint="eastAsia"/>
            <w:spacing w:val="-6"/>
            <w:kern w:val="16"/>
            <w:sz w:val="20"/>
            <w:rPrChange w:id="741" w:author="響生 畠中" w:date="2025-11-05T18:12:00Z" w16du:dateUtc="2025-11-05T09:12:00Z">
              <w:rPr>
                <w:rFonts w:ascii="Times New Roman" w:hAnsi="Times New Roman" w:hint="eastAsia"/>
                <w:sz w:val="20"/>
              </w:rPr>
            </w:rPrChange>
          </w:rPr>
          <w:delText>つ</w:delText>
        </w:r>
      </w:del>
      <w:del w:id="742" w:author="悠 長谷川" w:date="2025-11-04T21:56:00Z" w16du:dateUtc="2025-11-04T12:56:00Z">
        <w:r w:rsidRPr="009A512C" w:rsidDel="007367C3">
          <w:rPr>
            <w:rFonts w:ascii="Times New Roman" w:hAnsi="Times New Roman" w:hint="eastAsia"/>
            <w:spacing w:val="-6"/>
            <w:kern w:val="16"/>
            <w:sz w:val="20"/>
            <w:rPrChange w:id="743" w:author="響生 畠中" w:date="2025-11-05T18:12:00Z" w16du:dateUtc="2025-11-05T09:12:00Z">
              <w:rPr>
                <w:rFonts w:ascii="Times New Roman" w:hAnsi="Times New Roman" w:hint="eastAsia"/>
                <w:sz w:val="20"/>
              </w:rPr>
            </w:rPrChange>
          </w:rPr>
          <w:delText>のシナリオは</w:delText>
        </w:r>
      </w:del>
      <w:ins w:id="744" w:author="悠 長谷川" w:date="2025-11-04T21:56:00Z" w16du:dateUtc="2025-11-04T12:56:00Z">
        <w:r w:rsidRPr="009A512C">
          <w:rPr>
            <w:rFonts w:ascii="Times New Roman" w:hAnsi="Times New Roman" w:hint="eastAsia"/>
            <w:spacing w:val="-6"/>
            <w:kern w:val="16"/>
            <w:sz w:val="20"/>
            <w:rPrChange w:id="745" w:author="響生 畠中" w:date="2025-11-05T18:12:00Z" w16du:dateUtc="2025-11-05T09:12:00Z">
              <w:rPr>
                <w:rFonts w:ascii="Times New Roman" w:hAnsi="Times New Roman" w:hint="eastAsia"/>
                <w:sz w:val="20"/>
              </w:rPr>
            </w:rPrChange>
          </w:rPr>
          <w:t>ものは，</w:t>
        </w:r>
      </w:ins>
      <w:r w:rsidR="000B64F1" w:rsidRPr="009A512C">
        <w:rPr>
          <w:rFonts w:ascii="Times New Roman" w:hAnsi="Times New Roman" w:hint="eastAsia"/>
          <w:spacing w:val="-6"/>
          <w:kern w:val="16"/>
          <w:sz w:val="20"/>
          <w:rPrChange w:id="746" w:author="響生 畠中" w:date="2025-11-05T18:12:00Z" w16du:dateUtc="2025-11-05T09:12:00Z">
            <w:rPr>
              <w:rFonts w:ascii="Times New Roman" w:hAnsi="Times New Roman" w:hint="eastAsia"/>
              <w:sz w:val="20"/>
            </w:rPr>
          </w:rPrChange>
        </w:rPr>
        <w:t>すべてのバスが</w:t>
      </w:r>
      <w:r w:rsidR="000B64F1" w:rsidRPr="009A512C">
        <w:rPr>
          <w:rFonts w:ascii="Times New Roman" w:hAnsi="Times New Roman"/>
          <w:spacing w:val="-6"/>
          <w:kern w:val="16"/>
          <w:sz w:val="20"/>
          <w:rPrChange w:id="747" w:author="響生 畠中" w:date="2025-11-05T18:12:00Z" w16du:dateUtc="2025-11-05T09:12:00Z">
            <w:rPr>
              <w:rFonts w:ascii="Times New Roman" w:hAnsi="Times New Roman"/>
              <w:sz w:val="20"/>
            </w:rPr>
          </w:rPrChange>
        </w:rPr>
        <w:t>MVs</w:t>
      </w:r>
      <w:del w:id="748" w:author="悠 長谷川" w:date="2025-11-04T21:56:00Z" w16du:dateUtc="2025-11-04T12:56:00Z">
        <w:r w:rsidR="000B64F1" w:rsidRPr="009A512C" w:rsidDel="007367C3">
          <w:rPr>
            <w:rFonts w:ascii="Times New Roman" w:hAnsi="Times New Roman" w:hint="eastAsia"/>
            <w:spacing w:val="-6"/>
            <w:kern w:val="16"/>
            <w:sz w:val="20"/>
            <w:rPrChange w:id="749" w:author="響生 畠中" w:date="2025-11-05T18:12:00Z" w16du:dateUtc="2025-11-05T09:12:00Z">
              <w:rPr>
                <w:rFonts w:ascii="Times New Roman" w:hAnsi="Times New Roman" w:hint="eastAsia"/>
                <w:sz w:val="20"/>
              </w:rPr>
            </w:rPrChange>
          </w:rPr>
          <w:delText>であり</w:delText>
        </w:r>
      </w:del>
      <w:r w:rsidR="000B64F1" w:rsidRPr="009A512C">
        <w:rPr>
          <w:rFonts w:ascii="Times New Roman" w:hAnsi="Times New Roman" w:hint="eastAsia"/>
          <w:spacing w:val="-6"/>
          <w:kern w:val="16"/>
          <w:sz w:val="20"/>
          <w:rPrChange w:id="750" w:author="響生 畠中" w:date="2025-11-05T18:12:00Z" w16du:dateUtc="2025-11-05T09:12:00Z">
            <w:rPr>
              <w:rFonts w:ascii="Times New Roman" w:hAnsi="Times New Roman" w:hint="eastAsia"/>
              <w:sz w:val="20"/>
            </w:rPr>
          </w:rPrChange>
        </w:rPr>
        <w:t>，</w:t>
      </w:r>
      <w:del w:id="751" w:author="悠 長谷川" w:date="2025-11-04T21:56:00Z" w16du:dateUtc="2025-11-04T12:56:00Z">
        <w:r w:rsidR="000B64F1" w:rsidRPr="009A512C" w:rsidDel="007367C3">
          <w:rPr>
            <w:rFonts w:ascii="Times New Roman" w:hAnsi="Times New Roman" w:hint="eastAsia"/>
            <w:spacing w:val="-6"/>
            <w:kern w:val="16"/>
            <w:sz w:val="20"/>
            <w:rPrChange w:id="752" w:author="響生 畠中" w:date="2025-11-05T18:12:00Z" w16du:dateUtc="2025-11-05T09:12:00Z">
              <w:rPr>
                <w:rFonts w:ascii="Times New Roman" w:hAnsi="Times New Roman" w:hint="eastAsia"/>
                <w:sz w:val="20"/>
              </w:rPr>
            </w:rPrChange>
          </w:rPr>
          <w:delText>「</w:delText>
        </w:r>
        <w:r w:rsidR="000B64F1" w:rsidRPr="009A512C" w:rsidDel="007367C3">
          <w:rPr>
            <w:rFonts w:ascii="Times New Roman" w:hAnsi="Times New Roman"/>
            <w:spacing w:val="-6"/>
            <w:kern w:val="16"/>
            <w:sz w:val="20"/>
            <w:rPrChange w:id="753" w:author="響生 畠中" w:date="2025-11-05T18:12:00Z" w16du:dateUtc="2025-11-05T09:12:00Z">
              <w:rPr>
                <w:rFonts w:ascii="Times New Roman" w:hAnsi="Times New Roman"/>
                <w:sz w:val="20"/>
              </w:rPr>
            </w:rPrChange>
          </w:rPr>
          <w:delText>AV</w:delText>
        </w:r>
        <w:r w:rsidR="000B64F1" w:rsidRPr="009A512C" w:rsidDel="007367C3">
          <w:rPr>
            <w:rFonts w:ascii="Times New Roman" w:hAnsi="Times New Roman" w:hint="eastAsia"/>
            <w:spacing w:val="-6"/>
            <w:kern w:val="16"/>
            <w:sz w:val="20"/>
            <w:rPrChange w:id="754" w:author="響生 畠中" w:date="2025-11-05T18:12:00Z" w16du:dateUtc="2025-11-05T09:12:00Z">
              <w:rPr>
                <w:rFonts w:ascii="Times New Roman" w:hAnsi="Times New Roman" w:hint="eastAsia"/>
                <w:sz w:val="20"/>
              </w:rPr>
            </w:rPrChange>
          </w:rPr>
          <w:delText>」から始まる残りのシナ</w:delText>
        </w:r>
        <w:r w:rsidR="00AF6125" w:rsidRPr="009A512C" w:rsidDel="007367C3">
          <w:rPr>
            <w:rFonts w:ascii="Times New Roman" w:hAnsi="Times New Roman" w:hint="eastAsia"/>
            <w:spacing w:val="-6"/>
            <w:kern w:val="16"/>
            <w:sz w:val="20"/>
            <w:rPrChange w:id="755" w:author="響生 畠中" w:date="2025-11-05T18:12:00Z" w16du:dateUtc="2025-11-05T09:12:00Z">
              <w:rPr>
                <w:rFonts w:ascii="Times New Roman" w:hAnsi="Times New Roman" w:hint="eastAsia"/>
                <w:sz w:val="20"/>
              </w:rPr>
            </w:rPrChange>
          </w:rPr>
          <w:delText>リ</w:delText>
        </w:r>
        <w:r w:rsidR="000B64F1" w:rsidRPr="009A512C" w:rsidDel="007367C3">
          <w:rPr>
            <w:rFonts w:ascii="Times New Roman" w:hAnsi="Times New Roman" w:hint="eastAsia"/>
            <w:spacing w:val="-6"/>
            <w:kern w:val="16"/>
            <w:sz w:val="20"/>
            <w:rPrChange w:id="756" w:author="響生 畠中" w:date="2025-11-05T18:12:00Z" w16du:dateUtc="2025-11-05T09:12:00Z">
              <w:rPr>
                <w:rFonts w:ascii="Times New Roman" w:hAnsi="Times New Roman" w:hint="eastAsia"/>
                <w:sz w:val="20"/>
              </w:rPr>
            </w:rPrChange>
          </w:rPr>
          <w:delText>オでは</w:delText>
        </w:r>
      </w:del>
      <w:ins w:id="757" w:author="悠 長谷川" w:date="2025-11-04T21:56:00Z" w16du:dateUtc="2025-11-04T12:56:00Z">
        <w:r w:rsidRPr="009A512C">
          <w:rPr>
            <w:rFonts w:ascii="Times New Roman" w:hAnsi="Times New Roman" w:hint="eastAsia"/>
            <w:spacing w:val="-6"/>
            <w:kern w:val="16"/>
            <w:sz w:val="20"/>
            <w:rPrChange w:id="758" w:author="響生 畠中" w:date="2025-11-05T18:12:00Z" w16du:dateUtc="2025-11-05T09:12:00Z">
              <w:rPr>
                <w:rFonts w:ascii="Times New Roman" w:hAnsi="Times New Roman" w:hint="eastAsia"/>
                <w:sz w:val="20"/>
              </w:rPr>
            </w:rPrChange>
          </w:rPr>
          <w:t>それ以外は</w:t>
        </w:r>
      </w:ins>
      <w:r w:rsidR="000B64F1" w:rsidRPr="009A512C">
        <w:rPr>
          <w:rFonts w:ascii="Times New Roman" w:hAnsi="Times New Roman" w:hint="eastAsia"/>
          <w:spacing w:val="-6"/>
          <w:kern w:val="16"/>
          <w:sz w:val="20"/>
          <w:rPrChange w:id="759" w:author="響生 畠中" w:date="2025-11-05T18:12:00Z" w16du:dateUtc="2025-11-05T09:12:00Z">
            <w:rPr>
              <w:rFonts w:ascii="Times New Roman" w:hAnsi="Times New Roman" w:hint="eastAsia"/>
              <w:sz w:val="20"/>
            </w:rPr>
          </w:rPrChange>
        </w:rPr>
        <w:t>す</w:t>
      </w:r>
      <w:bookmarkEnd w:id="257"/>
      <w:bookmarkEnd w:id="700"/>
      <w:r w:rsidR="000B64F1" w:rsidRPr="009A512C">
        <w:rPr>
          <w:rFonts w:ascii="Times New Roman" w:hAnsi="Times New Roman" w:hint="eastAsia"/>
          <w:spacing w:val="-6"/>
          <w:kern w:val="16"/>
          <w:sz w:val="20"/>
          <w:rPrChange w:id="760" w:author="響生 畠中" w:date="2025-11-05T18:12:00Z" w16du:dateUtc="2025-11-05T09:12:00Z">
            <w:rPr>
              <w:rFonts w:ascii="Times New Roman" w:hAnsi="Times New Roman" w:hint="eastAsia"/>
              <w:sz w:val="20"/>
            </w:rPr>
          </w:rPrChange>
        </w:rPr>
        <w:t>べてのバスを</w:t>
      </w:r>
      <w:r w:rsidR="000B64F1" w:rsidRPr="009A512C">
        <w:rPr>
          <w:rFonts w:ascii="Times New Roman" w:hAnsi="Times New Roman"/>
          <w:spacing w:val="-6"/>
          <w:kern w:val="16"/>
          <w:sz w:val="20"/>
          <w:rPrChange w:id="761" w:author="響生 畠中" w:date="2025-11-05T18:12:00Z" w16du:dateUtc="2025-11-05T09:12:00Z">
            <w:rPr>
              <w:rFonts w:ascii="Times New Roman" w:hAnsi="Times New Roman"/>
              <w:sz w:val="20"/>
            </w:rPr>
          </w:rPrChange>
        </w:rPr>
        <w:t>AV</w:t>
      </w:r>
      <w:del w:id="762" w:author="悠 長谷川" w:date="2025-11-05T12:53:00Z" w16du:dateUtc="2025-11-05T03:53:00Z">
        <w:r w:rsidR="000B64F1" w:rsidRPr="009A512C" w:rsidDel="00F134B6">
          <w:rPr>
            <w:rFonts w:ascii="Times New Roman" w:hAnsi="Times New Roman"/>
            <w:spacing w:val="-6"/>
            <w:kern w:val="16"/>
            <w:sz w:val="20"/>
            <w:rPrChange w:id="763" w:author="響生 畠中" w:date="2025-11-05T18:12:00Z" w16du:dateUtc="2025-11-05T09:12:00Z">
              <w:rPr>
                <w:rFonts w:ascii="Times New Roman" w:hAnsi="Times New Roman"/>
                <w:sz w:val="20"/>
              </w:rPr>
            </w:rPrChange>
          </w:rPr>
          <w:delText>s</w:delText>
        </w:r>
      </w:del>
      <w:ins w:id="764" w:author="悠 長谷川" w:date="2025-11-05T12:53:00Z" w16du:dateUtc="2025-11-05T03:53:00Z">
        <w:r w:rsidR="00F134B6" w:rsidRPr="009A512C">
          <w:rPr>
            <w:rFonts w:ascii="Times New Roman" w:hAnsi="Times New Roman" w:hint="eastAsia"/>
            <w:spacing w:val="-6"/>
            <w:kern w:val="16"/>
            <w:sz w:val="20"/>
            <w:rPrChange w:id="765" w:author="響生 畠中" w:date="2025-11-05T18:12:00Z" w16du:dateUtc="2025-11-05T09:12:00Z">
              <w:rPr>
                <w:rFonts w:ascii="Times New Roman" w:hAnsi="Times New Roman" w:hint="eastAsia"/>
                <w:sz w:val="20"/>
              </w:rPr>
            </w:rPrChange>
          </w:rPr>
          <w:t>バス</w:t>
        </w:r>
      </w:ins>
      <w:r w:rsidR="000B64F1" w:rsidRPr="009A512C">
        <w:rPr>
          <w:rFonts w:ascii="Times New Roman" w:hAnsi="Times New Roman" w:hint="eastAsia"/>
          <w:spacing w:val="-6"/>
          <w:kern w:val="16"/>
          <w:sz w:val="20"/>
          <w:rPrChange w:id="766" w:author="響生 畠中" w:date="2025-11-05T18:12:00Z" w16du:dateUtc="2025-11-05T09:12:00Z">
            <w:rPr>
              <w:rFonts w:ascii="Times New Roman" w:hAnsi="Times New Roman" w:hint="eastAsia"/>
              <w:sz w:val="20"/>
            </w:rPr>
          </w:rPrChange>
        </w:rPr>
        <w:t>に置き換え</w:t>
      </w:r>
      <w:del w:id="767" w:author="悠 長谷川" w:date="2025-11-05T12:44:00Z" w16du:dateUtc="2025-11-05T03:44:00Z">
        <w:r w:rsidR="000B64F1" w:rsidRPr="009A512C" w:rsidDel="0074606C">
          <w:rPr>
            <w:rFonts w:ascii="Times New Roman" w:hAnsi="Times New Roman" w:hint="eastAsia"/>
            <w:spacing w:val="-6"/>
            <w:kern w:val="16"/>
            <w:sz w:val="20"/>
            <w:rPrChange w:id="768" w:author="響生 畠中" w:date="2025-11-05T18:12:00Z" w16du:dateUtc="2025-11-05T09:12:00Z">
              <w:rPr>
                <w:rFonts w:ascii="Times New Roman" w:hAnsi="Times New Roman" w:hint="eastAsia"/>
                <w:sz w:val="20"/>
              </w:rPr>
            </w:rPrChange>
          </w:rPr>
          <w:delText>る</w:delText>
        </w:r>
      </w:del>
      <w:ins w:id="769" w:author="悠 長谷川" w:date="2025-11-05T12:44:00Z" w16du:dateUtc="2025-11-05T03:44:00Z">
        <w:r w:rsidR="0074606C" w:rsidRPr="009A512C">
          <w:rPr>
            <w:rFonts w:ascii="Times New Roman" w:hAnsi="Times New Roman" w:hint="eastAsia"/>
            <w:spacing w:val="-6"/>
            <w:kern w:val="16"/>
            <w:sz w:val="20"/>
            <w:rPrChange w:id="770" w:author="響生 畠中" w:date="2025-11-05T18:12:00Z" w16du:dateUtc="2025-11-05T09:12:00Z">
              <w:rPr>
                <w:rFonts w:ascii="Times New Roman" w:hAnsi="Times New Roman" w:hint="eastAsia"/>
                <w:sz w:val="20"/>
              </w:rPr>
            </w:rPrChange>
          </w:rPr>
          <w:t>ている</w:t>
        </w:r>
      </w:ins>
      <w:r w:rsidR="000B64F1" w:rsidRPr="009A512C">
        <w:rPr>
          <w:rFonts w:ascii="Times New Roman" w:hAnsi="Times New Roman" w:hint="eastAsia"/>
          <w:spacing w:val="-6"/>
          <w:kern w:val="16"/>
          <w:sz w:val="20"/>
          <w:rPrChange w:id="771" w:author="響生 畠中" w:date="2025-11-05T18:12:00Z" w16du:dateUtc="2025-11-05T09:12:00Z">
            <w:rPr>
              <w:rFonts w:ascii="Times New Roman" w:hAnsi="Times New Roman" w:hint="eastAsia"/>
              <w:sz w:val="20"/>
            </w:rPr>
          </w:rPrChange>
        </w:rPr>
        <w:t>．さらに，</w:t>
      </w:r>
      <w:ins w:id="772" w:author="響生 畠中" w:date="2025-11-05T15:02:00Z" w16du:dateUtc="2025-11-05T06:02:00Z">
        <w:r w:rsidR="00462AB2" w:rsidRPr="009A512C">
          <w:rPr>
            <w:rFonts w:ascii="Times New Roman" w:hAnsi="Times New Roman"/>
            <w:b/>
            <w:bCs/>
            <w:spacing w:val="-6"/>
            <w:kern w:val="16"/>
            <w:sz w:val="20"/>
            <w:rPrChange w:id="773" w:author="響生 畠中" w:date="2025-11-05T18:12:00Z" w16du:dateUtc="2025-11-05T09:12:00Z">
              <w:rPr>
                <w:rFonts w:ascii="Times New Roman" w:hAnsi="Times New Roman"/>
                <w:spacing w:val="-6"/>
                <w:kern w:val="16"/>
                <w:sz w:val="20"/>
              </w:rPr>
            </w:rPrChange>
          </w:rPr>
          <w:fldChar w:fldCharType="begin"/>
        </w:r>
        <w:r w:rsidR="00462AB2" w:rsidRPr="009A512C">
          <w:rPr>
            <w:rFonts w:ascii="Times New Roman" w:hAnsi="Times New Roman"/>
            <w:b/>
            <w:bCs/>
            <w:spacing w:val="-6"/>
            <w:kern w:val="16"/>
            <w:sz w:val="20"/>
            <w:rPrChange w:id="774" w:author="響生 畠中" w:date="2025-11-05T18:12:00Z" w16du:dateUtc="2025-11-05T09:12:00Z">
              <w:rPr>
                <w:rFonts w:ascii="Times New Roman" w:hAnsi="Times New Roman"/>
                <w:spacing w:val="-6"/>
                <w:kern w:val="16"/>
                <w:sz w:val="20"/>
              </w:rPr>
            </w:rPrChange>
          </w:rPr>
          <w:instrText xml:space="preserve"> REF _Ref213247382 \h </w:instrText>
        </w:r>
      </w:ins>
      <w:r w:rsidR="00462AB2" w:rsidRPr="009A512C">
        <w:rPr>
          <w:rFonts w:ascii="Times New Roman" w:hAnsi="Times New Roman"/>
          <w:b/>
          <w:bCs/>
          <w:spacing w:val="-6"/>
          <w:kern w:val="16"/>
          <w:sz w:val="20"/>
        </w:rPr>
        <w:instrText xml:space="preserve"> \* MERGEFORMAT </w:instrText>
      </w:r>
      <w:r w:rsidR="00462AB2" w:rsidRPr="00D743BB">
        <w:rPr>
          <w:rFonts w:ascii="Times New Roman" w:hAnsi="Times New Roman"/>
          <w:b/>
          <w:bCs/>
          <w:spacing w:val="-6"/>
          <w:kern w:val="16"/>
          <w:sz w:val="20"/>
        </w:rPr>
      </w:r>
      <w:ins w:id="775" w:author="響生 畠中" w:date="2025-11-05T15:02:00Z" w16du:dateUtc="2025-11-05T06:02:00Z">
        <w:r w:rsidR="00462AB2" w:rsidRPr="009A512C">
          <w:rPr>
            <w:rFonts w:ascii="Times New Roman" w:hAnsi="Times New Roman"/>
            <w:b/>
            <w:bCs/>
            <w:spacing w:val="-6"/>
            <w:kern w:val="16"/>
            <w:sz w:val="20"/>
            <w:rPrChange w:id="776" w:author="響生 畠中" w:date="2025-11-05T18:12:00Z" w16du:dateUtc="2025-11-05T09:12:00Z">
              <w:rPr>
                <w:rFonts w:ascii="Times New Roman" w:hAnsi="Times New Roman"/>
                <w:spacing w:val="-6"/>
                <w:kern w:val="16"/>
                <w:sz w:val="20"/>
              </w:rPr>
            </w:rPrChange>
          </w:rPr>
          <w:fldChar w:fldCharType="separate"/>
        </w:r>
      </w:ins>
      <w:ins w:id="777" w:author="響生 畠中" w:date="2025-11-05T19:34:00Z" w16du:dateUtc="2025-11-05T10:34:00Z">
        <w:r w:rsidR="00970F35" w:rsidRPr="00970F35">
          <w:rPr>
            <w:rFonts w:ascii="Times New Roman" w:hAnsi="Times New Roman" w:hint="eastAsia"/>
            <w:b/>
            <w:bCs/>
            <w:sz w:val="20"/>
            <w:szCs w:val="20"/>
            <w:rPrChange w:id="778" w:author="響生 畠中" w:date="2025-11-05T19:34:00Z" w16du:dateUtc="2025-11-05T10:34:00Z">
              <w:rPr>
                <w:rFonts w:hint="eastAsia"/>
                <w:sz w:val="20"/>
                <w:szCs w:val="20"/>
              </w:rPr>
            </w:rPrChange>
          </w:rPr>
          <w:t>図</w:t>
        </w:r>
        <w:r w:rsidR="00970F35" w:rsidRPr="00970F35">
          <w:rPr>
            <w:rFonts w:ascii="Times New Roman" w:hAnsi="Times New Roman"/>
            <w:b/>
            <w:bCs/>
            <w:sz w:val="20"/>
            <w:szCs w:val="20"/>
            <w:rPrChange w:id="779" w:author="響生 畠中" w:date="2025-11-05T19:34:00Z" w16du:dateUtc="2025-11-05T10:34:00Z">
              <w:rPr>
                <w:rFonts w:ascii="Times New Roman" w:hAnsi="Times New Roman"/>
                <w:noProof/>
                <w:sz w:val="20"/>
                <w:szCs w:val="20"/>
              </w:rPr>
            </w:rPrChange>
          </w:rPr>
          <w:t>1</w:t>
        </w:r>
      </w:ins>
      <w:ins w:id="780" w:author="響生 畠中" w:date="2025-11-05T15:02:00Z" w16du:dateUtc="2025-11-05T06:02:00Z">
        <w:r w:rsidR="00462AB2" w:rsidRPr="009A512C">
          <w:rPr>
            <w:rFonts w:ascii="Times New Roman" w:hAnsi="Times New Roman"/>
            <w:b/>
            <w:bCs/>
            <w:spacing w:val="-6"/>
            <w:kern w:val="16"/>
            <w:sz w:val="20"/>
            <w:rPrChange w:id="781" w:author="響生 畠中" w:date="2025-11-05T18:12:00Z" w16du:dateUtc="2025-11-05T09:12:00Z">
              <w:rPr>
                <w:rFonts w:ascii="Times New Roman" w:hAnsi="Times New Roman"/>
                <w:spacing w:val="-6"/>
                <w:kern w:val="16"/>
                <w:sz w:val="20"/>
              </w:rPr>
            </w:rPrChange>
          </w:rPr>
          <w:fldChar w:fldCharType="end"/>
        </w:r>
      </w:ins>
      <w:del w:id="782" w:author="響生 畠中" w:date="2025-11-05T15:02:00Z" w16du:dateUtc="2025-11-05T06:02:00Z">
        <w:r w:rsidR="000B64F1" w:rsidRPr="009A512C" w:rsidDel="00462AB2">
          <w:rPr>
            <w:rFonts w:ascii="Times New Roman" w:hAnsi="Times New Roman" w:hint="eastAsia"/>
            <w:b/>
            <w:bCs/>
            <w:spacing w:val="-6"/>
            <w:kern w:val="16"/>
            <w:sz w:val="20"/>
            <w:rPrChange w:id="783" w:author="響生 畠中" w:date="2025-11-05T18:12:00Z" w16du:dateUtc="2025-11-05T09:12:00Z">
              <w:rPr>
                <w:rFonts w:ascii="Times New Roman" w:hAnsi="Times New Roman" w:hint="eastAsia"/>
                <w:sz w:val="20"/>
              </w:rPr>
            </w:rPrChange>
          </w:rPr>
          <w:delText>図</w:delText>
        </w:r>
      </w:del>
      <w:ins w:id="784" w:author="悠 長谷川" w:date="2025-11-05T12:45:00Z" w16du:dateUtc="2025-11-05T03:45:00Z">
        <w:del w:id="785" w:author="響生 畠中" w:date="2025-11-05T15:02:00Z" w16du:dateUtc="2025-11-05T06:02:00Z">
          <w:r w:rsidR="0074606C" w:rsidRPr="009A512C" w:rsidDel="00462AB2">
            <w:rPr>
              <w:rFonts w:ascii="Times New Roman" w:hAnsi="Times New Roman"/>
              <w:b/>
              <w:bCs/>
              <w:spacing w:val="-6"/>
              <w:kern w:val="16"/>
              <w:sz w:val="20"/>
              <w:rPrChange w:id="786" w:author="響生 畠中" w:date="2025-11-05T18:12:00Z" w16du:dateUtc="2025-11-05T09:12:00Z">
                <w:rPr>
                  <w:rFonts w:ascii="Times New Roman" w:hAnsi="Times New Roman"/>
                  <w:b/>
                  <w:bCs/>
                  <w:sz w:val="20"/>
                </w:rPr>
              </w:rPrChange>
            </w:rPr>
            <w:delText>1</w:delText>
          </w:r>
        </w:del>
      </w:ins>
      <w:del w:id="787" w:author="悠 長谷川" w:date="2025-11-05T12:45:00Z" w16du:dateUtc="2025-11-05T03:45:00Z">
        <w:r w:rsidR="000B64F1" w:rsidRPr="009A512C" w:rsidDel="0074606C">
          <w:rPr>
            <w:rFonts w:ascii="Times New Roman" w:hAnsi="Times New Roman" w:hint="eastAsia"/>
            <w:b/>
            <w:bCs/>
            <w:spacing w:val="-6"/>
            <w:kern w:val="16"/>
            <w:sz w:val="20"/>
            <w:rPrChange w:id="788" w:author="響生 畠中" w:date="2025-11-05T18:12:00Z" w16du:dateUtc="2025-11-05T09:12:00Z">
              <w:rPr>
                <w:rFonts w:ascii="Times New Roman" w:hAnsi="Times New Roman" w:hint="eastAsia"/>
                <w:sz w:val="20"/>
              </w:rPr>
            </w:rPrChange>
          </w:rPr>
          <w:delText>１</w:delText>
        </w:r>
      </w:del>
      <w:r w:rsidR="000B64F1" w:rsidRPr="009A512C">
        <w:rPr>
          <w:rFonts w:ascii="Times New Roman" w:hAnsi="Times New Roman" w:hint="eastAsia"/>
          <w:spacing w:val="-6"/>
          <w:kern w:val="16"/>
          <w:sz w:val="20"/>
          <w:rPrChange w:id="789" w:author="響生 畠中" w:date="2025-11-05T18:12:00Z" w16du:dateUtc="2025-11-05T09:12:00Z">
            <w:rPr>
              <w:rFonts w:ascii="Times New Roman" w:hAnsi="Times New Roman" w:hint="eastAsia"/>
              <w:sz w:val="20"/>
            </w:rPr>
          </w:rPrChange>
        </w:rPr>
        <w:t>で色付けされているリンク</w:t>
      </w:r>
      <w:ins w:id="790" w:author="悠 長谷川" w:date="2025-11-04T21:53:00Z" w16du:dateUtc="2025-11-04T12:53:00Z">
        <w:r w:rsidRPr="009A512C">
          <w:rPr>
            <w:rFonts w:ascii="Times New Roman" w:hAnsi="Times New Roman" w:hint="eastAsia"/>
            <w:spacing w:val="-6"/>
            <w:kern w:val="16"/>
            <w:sz w:val="20"/>
            <w:rPrChange w:id="791" w:author="響生 畠中" w:date="2025-11-05T18:12:00Z" w16du:dateUtc="2025-11-05T09:12:00Z">
              <w:rPr>
                <w:rFonts w:ascii="Times New Roman" w:hAnsi="Times New Roman" w:hint="eastAsia"/>
                <w:sz w:val="20"/>
              </w:rPr>
            </w:rPrChange>
          </w:rPr>
          <w:t>（区間</w:t>
        </w:r>
        <w:r w:rsidRPr="009A512C">
          <w:rPr>
            <w:rFonts w:ascii="Cambria Math" w:hAnsi="Cambria Math" w:cs="Cambria Math" w:hint="eastAsia"/>
            <w:spacing w:val="-6"/>
            <w:kern w:val="16"/>
            <w:sz w:val="20"/>
            <w:rPrChange w:id="792" w:author="響生 畠中" w:date="2025-11-05T18:12:00Z" w16du:dateUtc="2025-11-05T09:12:00Z">
              <w:rPr>
                <w:rFonts w:ascii="Times New Roman" w:hAnsi="Times New Roman" w:hint="eastAsia"/>
                <w:sz w:val="20"/>
              </w:rPr>
            </w:rPrChange>
          </w:rPr>
          <w:t>①②③</w:t>
        </w:r>
      </w:ins>
      <w:ins w:id="793" w:author="悠 長谷川" w:date="2025-11-05T18:30:00Z" w16du:dateUtc="2025-11-05T09:30:00Z">
        <w:r w:rsidR="00903752">
          <w:rPr>
            <w:rFonts w:ascii="Cambria Math" w:hAnsi="Cambria Math" w:cs="Cambria Math" w:hint="eastAsia"/>
            <w:spacing w:val="-6"/>
            <w:kern w:val="16"/>
            <w:sz w:val="20"/>
          </w:rPr>
          <w:t>．以下「対象リンク」と称する</w:t>
        </w:r>
      </w:ins>
      <w:ins w:id="794" w:author="悠 長谷川" w:date="2025-11-05T18:31:00Z" w16du:dateUtc="2025-11-05T09:31:00Z">
        <w:r w:rsidR="00903752">
          <w:rPr>
            <w:rFonts w:ascii="Cambria Math" w:hAnsi="Cambria Math" w:cs="Cambria Math" w:hint="eastAsia"/>
            <w:spacing w:val="-6"/>
            <w:kern w:val="16"/>
            <w:sz w:val="20"/>
          </w:rPr>
          <w:t>．</w:t>
        </w:r>
      </w:ins>
      <w:ins w:id="795" w:author="悠 長谷川" w:date="2025-11-04T21:53:00Z" w16du:dateUtc="2025-11-04T12:53:00Z">
        <w:r w:rsidRPr="009A512C">
          <w:rPr>
            <w:rFonts w:ascii="Times New Roman" w:hAnsi="Times New Roman" w:hint="eastAsia"/>
            <w:spacing w:val="-6"/>
            <w:kern w:val="16"/>
            <w:sz w:val="20"/>
            <w:rPrChange w:id="796" w:author="響生 畠中" w:date="2025-11-05T18:12:00Z" w16du:dateUtc="2025-11-05T09:12:00Z">
              <w:rPr>
                <w:rFonts w:ascii="Times New Roman" w:hAnsi="Times New Roman" w:hint="eastAsia"/>
                <w:sz w:val="20"/>
              </w:rPr>
            </w:rPrChange>
          </w:rPr>
          <w:t>）</w:t>
        </w:r>
      </w:ins>
      <w:r w:rsidR="000B64F1" w:rsidRPr="009A512C">
        <w:rPr>
          <w:rFonts w:ascii="Times New Roman" w:hAnsi="Times New Roman" w:hint="eastAsia"/>
          <w:spacing w:val="-6"/>
          <w:kern w:val="16"/>
          <w:sz w:val="20"/>
          <w:rPrChange w:id="797" w:author="響生 畠中" w:date="2025-11-05T18:12:00Z" w16du:dateUtc="2025-11-05T09:12:00Z">
            <w:rPr>
              <w:rFonts w:ascii="Times New Roman" w:hAnsi="Times New Roman" w:hint="eastAsia"/>
              <w:sz w:val="20"/>
            </w:rPr>
          </w:rPrChange>
        </w:rPr>
        <w:t>において，「</w:t>
      </w:r>
      <w:r w:rsidR="000B64F1" w:rsidRPr="009A512C">
        <w:rPr>
          <w:rFonts w:ascii="Times New Roman" w:hAnsi="Times New Roman"/>
          <w:spacing w:val="-6"/>
          <w:kern w:val="16"/>
          <w:sz w:val="20"/>
          <w:rPrChange w:id="798" w:author="響生 畠中" w:date="2025-11-05T18:12:00Z" w16du:dateUtc="2025-11-05T09:12:00Z">
            <w:rPr>
              <w:rFonts w:ascii="Times New Roman" w:hAnsi="Times New Roman"/>
              <w:sz w:val="20"/>
            </w:rPr>
          </w:rPrChange>
        </w:rPr>
        <w:t>0.7AV</w:t>
      </w:r>
      <w:del w:id="799" w:author="悠 長谷川" w:date="2025-11-04T21:53:00Z" w16du:dateUtc="2025-11-04T12:53:00Z">
        <w:r w:rsidR="000B64F1" w:rsidRPr="009A512C" w:rsidDel="007367C3">
          <w:rPr>
            <w:rFonts w:ascii="Times New Roman" w:hAnsi="Times New Roman"/>
            <w:spacing w:val="-6"/>
            <w:kern w:val="16"/>
            <w:sz w:val="20"/>
            <w:rPrChange w:id="800" w:author="響生 畠中" w:date="2025-11-05T18:12:00Z" w16du:dateUtc="2025-11-05T09:12:00Z">
              <w:rPr>
                <w:rFonts w:ascii="Times New Roman" w:hAnsi="Times New Roman"/>
                <w:sz w:val="20"/>
              </w:rPr>
            </w:rPrChange>
          </w:rPr>
          <w:delText>-</w:delText>
        </w:r>
        <w:r w:rsidR="000B64F1" w:rsidRPr="009A512C" w:rsidDel="007367C3">
          <w:rPr>
            <w:rFonts w:ascii="Times New Roman" w:hAnsi="Times New Roman" w:hint="eastAsia"/>
            <w:spacing w:val="-6"/>
            <w:kern w:val="16"/>
            <w:sz w:val="20"/>
            <w:rPrChange w:id="801" w:author="響生 畠中" w:date="2025-11-05T18:12:00Z" w16du:dateUtc="2025-11-05T09:12:00Z">
              <w:rPr>
                <w:rFonts w:ascii="Times New Roman" w:hAnsi="Times New Roman" w:hint="eastAsia"/>
                <w:sz w:val="20"/>
              </w:rPr>
            </w:rPrChange>
          </w:rPr>
          <w:delText>×」「</w:delText>
        </w:r>
        <w:r w:rsidR="000B64F1" w:rsidRPr="009A512C" w:rsidDel="007367C3">
          <w:rPr>
            <w:rFonts w:ascii="Times New Roman" w:hAnsi="Times New Roman"/>
            <w:spacing w:val="-6"/>
            <w:kern w:val="16"/>
            <w:sz w:val="20"/>
            <w:rPrChange w:id="802" w:author="響生 畠中" w:date="2025-11-05T18:12:00Z" w16du:dateUtc="2025-11-05T09:12:00Z">
              <w:rPr>
                <w:rFonts w:ascii="Times New Roman" w:hAnsi="Times New Roman"/>
                <w:sz w:val="20"/>
              </w:rPr>
            </w:rPrChange>
          </w:rPr>
          <w:delText>0.7AV-</w:delText>
        </w:r>
        <w:r w:rsidR="000B64F1" w:rsidRPr="009A512C" w:rsidDel="007367C3">
          <w:rPr>
            <w:rFonts w:ascii="Times New Roman" w:hAnsi="Times New Roman" w:hint="eastAsia"/>
            <w:spacing w:val="-6"/>
            <w:kern w:val="16"/>
            <w:sz w:val="20"/>
            <w:rPrChange w:id="803" w:author="響生 畠中" w:date="2025-11-05T18:12:00Z" w16du:dateUtc="2025-11-05T09:12:00Z">
              <w:rPr>
                <w:rFonts w:ascii="Times New Roman" w:hAnsi="Times New Roman" w:hint="eastAsia"/>
                <w:sz w:val="20"/>
              </w:rPr>
            </w:rPrChange>
          </w:rPr>
          <w:delText>〇</w:delText>
        </w:r>
      </w:del>
      <w:r w:rsidR="000B64F1" w:rsidRPr="009A512C">
        <w:rPr>
          <w:rFonts w:ascii="Times New Roman" w:hAnsi="Times New Roman" w:hint="eastAsia"/>
          <w:spacing w:val="-6"/>
          <w:kern w:val="16"/>
          <w:sz w:val="20"/>
          <w:rPrChange w:id="804" w:author="響生 畠中" w:date="2025-11-05T18:12:00Z" w16du:dateUtc="2025-11-05T09:12:00Z">
            <w:rPr>
              <w:rFonts w:ascii="Times New Roman" w:hAnsi="Times New Roman" w:hint="eastAsia"/>
              <w:sz w:val="20"/>
            </w:rPr>
          </w:rPrChange>
        </w:rPr>
        <w:t>」では希望速度を通常の</w:t>
      </w:r>
      <w:r w:rsidR="000B64F1" w:rsidRPr="009A512C">
        <w:rPr>
          <w:rFonts w:ascii="Times New Roman" w:hAnsi="Times New Roman"/>
          <w:spacing w:val="-6"/>
          <w:kern w:val="16"/>
          <w:sz w:val="20"/>
          <w:rPrChange w:id="805" w:author="響生 畠中" w:date="2025-11-05T18:12:00Z" w16du:dateUtc="2025-11-05T09:12:00Z">
            <w:rPr>
              <w:rFonts w:ascii="Times New Roman" w:hAnsi="Times New Roman"/>
              <w:sz w:val="20"/>
            </w:rPr>
          </w:rPrChange>
        </w:rPr>
        <w:t>0.7</w:t>
      </w:r>
      <w:r w:rsidR="000B64F1" w:rsidRPr="009A512C">
        <w:rPr>
          <w:rFonts w:ascii="Times New Roman" w:hAnsi="Times New Roman" w:hint="eastAsia"/>
          <w:spacing w:val="-6"/>
          <w:kern w:val="16"/>
          <w:sz w:val="20"/>
          <w:rPrChange w:id="806" w:author="響生 畠中" w:date="2025-11-05T18:12:00Z" w16du:dateUtc="2025-11-05T09:12:00Z">
            <w:rPr>
              <w:rFonts w:ascii="Times New Roman" w:hAnsi="Times New Roman" w:hint="eastAsia"/>
              <w:sz w:val="20"/>
            </w:rPr>
          </w:rPrChange>
        </w:rPr>
        <w:t>倍，「</w:t>
      </w:r>
      <w:r w:rsidR="000B64F1" w:rsidRPr="009A512C">
        <w:rPr>
          <w:rFonts w:ascii="Times New Roman" w:hAnsi="Times New Roman"/>
          <w:spacing w:val="-6"/>
          <w:kern w:val="16"/>
          <w:sz w:val="20"/>
          <w:rPrChange w:id="807" w:author="響生 畠中" w:date="2025-11-05T18:12:00Z" w16du:dateUtc="2025-11-05T09:12:00Z">
            <w:rPr>
              <w:rFonts w:ascii="Times New Roman" w:hAnsi="Times New Roman"/>
              <w:sz w:val="20"/>
            </w:rPr>
          </w:rPrChange>
        </w:rPr>
        <w:t>0.5AV</w:t>
      </w:r>
      <w:del w:id="808" w:author="悠 長谷川" w:date="2025-11-04T21:53:00Z" w16du:dateUtc="2025-11-04T12:53:00Z">
        <w:r w:rsidR="000B64F1" w:rsidRPr="009A512C" w:rsidDel="007367C3">
          <w:rPr>
            <w:rFonts w:ascii="Times New Roman" w:hAnsi="Times New Roman"/>
            <w:spacing w:val="-6"/>
            <w:kern w:val="16"/>
            <w:sz w:val="20"/>
            <w:rPrChange w:id="809" w:author="響生 畠中" w:date="2025-11-05T18:12:00Z" w16du:dateUtc="2025-11-05T09:12:00Z">
              <w:rPr>
                <w:rFonts w:ascii="Times New Roman" w:hAnsi="Times New Roman"/>
                <w:sz w:val="20"/>
              </w:rPr>
            </w:rPrChange>
          </w:rPr>
          <w:delText>-</w:delText>
        </w:r>
        <w:r w:rsidR="000B64F1" w:rsidRPr="009A512C" w:rsidDel="007367C3">
          <w:rPr>
            <w:rFonts w:ascii="Times New Roman" w:hAnsi="Times New Roman" w:hint="eastAsia"/>
            <w:spacing w:val="-6"/>
            <w:kern w:val="16"/>
            <w:sz w:val="20"/>
            <w:rPrChange w:id="810" w:author="響生 畠中" w:date="2025-11-05T18:12:00Z" w16du:dateUtc="2025-11-05T09:12:00Z">
              <w:rPr>
                <w:rFonts w:ascii="Times New Roman" w:hAnsi="Times New Roman" w:hint="eastAsia"/>
                <w:sz w:val="20"/>
              </w:rPr>
            </w:rPrChange>
          </w:rPr>
          <w:delText>×」「</w:delText>
        </w:r>
        <w:r w:rsidR="000B64F1" w:rsidRPr="009A512C" w:rsidDel="007367C3">
          <w:rPr>
            <w:rFonts w:ascii="Times New Roman" w:hAnsi="Times New Roman"/>
            <w:spacing w:val="-6"/>
            <w:kern w:val="16"/>
            <w:sz w:val="20"/>
            <w:rPrChange w:id="811" w:author="響生 畠中" w:date="2025-11-05T18:12:00Z" w16du:dateUtc="2025-11-05T09:12:00Z">
              <w:rPr>
                <w:rFonts w:ascii="Times New Roman" w:hAnsi="Times New Roman"/>
                <w:sz w:val="20"/>
              </w:rPr>
            </w:rPrChange>
          </w:rPr>
          <w:delText>0.5AV-</w:delText>
        </w:r>
        <w:r w:rsidR="000B64F1" w:rsidRPr="009A512C" w:rsidDel="007367C3">
          <w:rPr>
            <w:rFonts w:ascii="Times New Roman" w:hAnsi="Times New Roman" w:hint="eastAsia"/>
            <w:spacing w:val="-6"/>
            <w:kern w:val="16"/>
            <w:sz w:val="20"/>
            <w:rPrChange w:id="812" w:author="響生 畠中" w:date="2025-11-05T18:12:00Z" w16du:dateUtc="2025-11-05T09:12:00Z">
              <w:rPr>
                <w:rFonts w:ascii="Times New Roman" w:hAnsi="Times New Roman" w:hint="eastAsia"/>
                <w:sz w:val="20"/>
              </w:rPr>
            </w:rPrChange>
          </w:rPr>
          <w:delText>〇</w:delText>
        </w:r>
      </w:del>
      <w:r w:rsidR="000B64F1" w:rsidRPr="009A512C">
        <w:rPr>
          <w:rFonts w:ascii="Times New Roman" w:hAnsi="Times New Roman" w:hint="eastAsia"/>
          <w:spacing w:val="-6"/>
          <w:kern w:val="16"/>
          <w:sz w:val="20"/>
          <w:rPrChange w:id="813" w:author="響生 畠中" w:date="2025-11-05T18:12:00Z" w16du:dateUtc="2025-11-05T09:12:00Z">
            <w:rPr>
              <w:rFonts w:ascii="Times New Roman" w:hAnsi="Times New Roman" w:hint="eastAsia"/>
              <w:sz w:val="20"/>
            </w:rPr>
          </w:rPrChange>
        </w:rPr>
        <w:t>」では</w:t>
      </w:r>
      <w:r w:rsidR="000B64F1" w:rsidRPr="009A512C">
        <w:rPr>
          <w:rFonts w:ascii="Times New Roman" w:hAnsi="Times New Roman"/>
          <w:spacing w:val="-6"/>
          <w:kern w:val="16"/>
          <w:sz w:val="20"/>
          <w:rPrChange w:id="814" w:author="響生 畠中" w:date="2025-11-05T18:12:00Z" w16du:dateUtc="2025-11-05T09:12:00Z">
            <w:rPr>
              <w:rFonts w:ascii="Times New Roman" w:hAnsi="Times New Roman"/>
              <w:sz w:val="20"/>
            </w:rPr>
          </w:rPrChange>
        </w:rPr>
        <w:t>0.5</w:t>
      </w:r>
      <w:r w:rsidR="000B64F1" w:rsidRPr="009A512C">
        <w:rPr>
          <w:rFonts w:ascii="Times New Roman" w:hAnsi="Times New Roman" w:hint="eastAsia"/>
          <w:spacing w:val="-6"/>
          <w:kern w:val="16"/>
          <w:sz w:val="20"/>
          <w:rPrChange w:id="815" w:author="響生 畠中" w:date="2025-11-05T18:12:00Z" w16du:dateUtc="2025-11-05T09:12:00Z">
            <w:rPr>
              <w:rFonts w:ascii="Times New Roman" w:hAnsi="Times New Roman" w:hint="eastAsia"/>
              <w:sz w:val="20"/>
            </w:rPr>
          </w:rPrChange>
        </w:rPr>
        <w:t>倍に制限する．</w:t>
      </w:r>
      <w:ins w:id="816" w:author="悠 長谷川" w:date="2025-11-05T12:53:00Z" w16du:dateUtc="2025-11-05T03:53:00Z">
        <w:r w:rsidR="00F134B6" w:rsidRPr="009A512C">
          <w:rPr>
            <w:rFonts w:ascii="Times New Roman" w:hAnsi="Times New Roman" w:hint="eastAsia"/>
            <w:spacing w:val="-6"/>
            <w:kern w:val="16"/>
            <w:sz w:val="20"/>
            <w:rPrChange w:id="817" w:author="響生 畠中" w:date="2025-11-05T18:12:00Z" w16du:dateUtc="2025-11-05T09:12:00Z">
              <w:rPr>
                <w:rFonts w:ascii="Times New Roman" w:hAnsi="Times New Roman" w:hint="eastAsia"/>
                <w:sz w:val="20"/>
              </w:rPr>
            </w:rPrChange>
          </w:rPr>
          <w:t>（</w:t>
        </w:r>
        <w:r w:rsidR="00F134B6" w:rsidRPr="009A512C">
          <w:rPr>
            <w:rFonts w:ascii="Times New Roman" w:hAnsi="Times New Roman"/>
            <w:spacing w:val="-6"/>
            <w:kern w:val="16"/>
            <w:sz w:val="20"/>
            <w:rPrChange w:id="818" w:author="響生 畠中" w:date="2025-11-05T18:12:00Z" w16du:dateUtc="2025-11-05T09:12:00Z">
              <w:rPr>
                <w:rFonts w:ascii="Times New Roman" w:hAnsi="Times New Roman"/>
                <w:sz w:val="20"/>
              </w:rPr>
            </w:rPrChange>
          </w:rPr>
          <w:t>0.7AV</w:t>
        </w:r>
        <w:r w:rsidR="00F134B6" w:rsidRPr="009A512C">
          <w:rPr>
            <w:rFonts w:ascii="Times New Roman" w:hAnsi="Times New Roman" w:hint="eastAsia"/>
            <w:spacing w:val="-6"/>
            <w:kern w:val="16"/>
            <w:sz w:val="20"/>
            <w:rPrChange w:id="819" w:author="響生 畠中" w:date="2025-11-05T18:12:00Z" w16du:dateUtc="2025-11-05T09:12:00Z">
              <w:rPr>
                <w:rFonts w:ascii="Times New Roman" w:hAnsi="Times New Roman" w:hint="eastAsia"/>
                <w:sz w:val="20"/>
              </w:rPr>
            </w:rPrChange>
          </w:rPr>
          <w:t>と</w:t>
        </w:r>
        <w:r w:rsidR="00F134B6" w:rsidRPr="009A512C">
          <w:rPr>
            <w:rFonts w:ascii="Times New Roman" w:hAnsi="Times New Roman"/>
            <w:spacing w:val="-6"/>
            <w:kern w:val="16"/>
            <w:sz w:val="20"/>
            <w:rPrChange w:id="820" w:author="響生 畠中" w:date="2025-11-05T18:12:00Z" w16du:dateUtc="2025-11-05T09:12:00Z">
              <w:rPr>
                <w:rFonts w:ascii="Times New Roman" w:hAnsi="Times New Roman"/>
                <w:sz w:val="20"/>
              </w:rPr>
            </w:rPrChange>
          </w:rPr>
          <w:t>0.5AV</w:t>
        </w:r>
        <w:r w:rsidR="00F134B6" w:rsidRPr="009A512C">
          <w:rPr>
            <w:rFonts w:ascii="Times New Roman" w:hAnsi="Times New Roman" w:hint="eastAsia"/>
            <w:spacing w:val="-6"/>
            <w:kern w:val="16"/>
            <w:sz w:val="20"/>
            <w:rPrChange w:id="821" w:author="響生 畠中" w:date="2025-11-05T18:12:00Z" w16du:dateUtc="2025-11-05T09:12:00Z">
              <w:rPr>
                <w:rFonts w:ascii="Times New Roman" w:hAnsi="Times New Roman" w:hint="eastAsia"/>
                <w:sz w:val="20"/>
              </w:rPr>
            </w:rPrChange>
          </w:rPr>
          <w:t>を総称して，以下「低速</w:t>
        </w:r>
        <w:r w:rsidR="00F134B6" w:rsidRPr="009A512C">
          <w:rPr>
            <w:rFonts w:ascii="Times New Roman" w:hAnsi="Times New Roman"/>
            <w:spacing w:val="-6"/>
            <w:kern w:val="16"/>
            <w:sz w:val="20"/>
            <w:rPrChange w:id="822" w:author="響生 畠中" w:date="2025-11-05T18:12:00Z" w16du:dateUtc="2025-11-05T09:12:00Z">
              <w:rPr>
                <w:rFonts w:ascii="Times New Roman" w:hAnsi="Times New Roman"/>
                <w:sz w:val="20"/>
              </w:rPr>
            </w:rPrChange>
          </w:rPr>
          <w:t>AV</w:t>
        </w:r>
        <w:r w:rsidR="00F134B6" w:rsidRPr="009A512C">
          <w:rPr>
            <w:rFonts w:ascii="Times New Roman" w:hAnsi="Times New Roman" w:hint="eastAsia"/>
            <w:spacing w:val="-6"/>
            <w:kern w:val="16"/>
            <w:sz w:val="20"/>
            <w:rPrChange w:id="823" w:author="響生 畠中" w:date="2025-11-05T18:12:00Z" w16du:dateUtc="2025-11-05T09:12:00Z">
              <w:rPr>
                <w:rFonts w:ascii="Times New Roman" w:hAnsi="Times New Roman" w:hint="eastAsia"/>
                <w:sz w:val="20"/>
              </w:rPr>
            </w:rPrChange>
          </w:rPr>
          <w:t>バス」と称する．）</w:t>
        </w:r>
      </w:ins>
      <w:r w:rsidR="000B64F1" w:rsidRPr="009A512C">
        <w:rPr>
          <w:rFonts w:ascii="Times New Roman" w:hAnsi="Times New Roman" w:hint="eastAsia"/>
          <w:spacing w:val="-6"/>
          <w:kern w:val="16"/>
          <w:sz w:val="20"/>
          <w:rPrChange w:id="824" w:author="響生 畠中" w:date="2025-11-05T18:12:00Z" w16du:dateUtc="2025-11-05T09:12:00Z">
            <w:rPr>
              <w:rFonts w:ascii="Times New Roman" w:hAnsi="Times New Roman" w:hint="eastAsia"/>
              <w:sz w:val="20"/>
            </w:rPr>
          </w:rPrChange>
        </w:rPr>
        <w:t>また，</w:t>
      </w:r>
      <w:del w:id="825" w:author="悠 長谷川" w:date="2025-11-04T21:56:00Z" w16du:dateUtc="2025-11-04T12:56:00Z">
        <w:r w:rsidR="000B64F1" w:rsidRPr="009A512C" w:rsidDel="007367C3">
          <w:rPr>
            <w:rFonts w:ascii="Times New Roman" w:hAnsi="Times New Roman" w:hint="eastAsia"/>
            <w:spacing w:val="-6"/>
            <w:kern w:val="16"/>
            <w:sz w:val="20"/>
            <w:rPrChange w:id="826" w:author="響生 畠中" w:date="2025-11-05T18:12:00Z" w16du:dateUtc="2025-11-05T09:12:00Z">
              <w:rPr>
                <w:rFonts w:ascii="Times New Roman" w:hAnsi="Times New Roman" w:hint="eastAsia"/>
                <w:sz w:val="20"/>
              </w:rPr>
            </w:rPrChange>
          </w:rPr>
          <w:delText>各</w:delText>
        </w:r>
      </w:del>
      <w:r w:rsidR="000B64F1" w:rsidRPr="009A512C">
        <w:rPr>
          <w:rFonts w:ascii="Times New Roman" w:hAnsi="Times New Roman" w:hint="eastAsia"/>
          <w:spacing w:val="-6"/>
          <w:kern w:val="16"/>
          <w:sz w:val="20"/>
          <w:rPrChange w:id="827" w:author="響生 畠中" w:date="2025-11-05T18:12:00Z" w16du:dateUtc="2025-11-05T09:12:00Z">
            <w:rPr>
              <w:rFonts w:ascii="Times New Roman" w:hAnsi="Times New Roman" w:hint="eastAsia"/>
              <w:sz w:val="20"/>
            </w:rPr>
          </w:rPrChange>
        </w:rPr>
        <w:t>シナリオ</w:t>
      </w:r>
      <w:ins w:id="828" w:author="悠 長谷川" w:date="2025-11-04T21:56:00Z" w16du:dateUtc="2025-11-04T12:56:00Z">
        <w:r w:rsidRPr="009A512C">
          <w:rPr>
            <w:rFonts w:ascii="Times New Roman" w:hAnsi="Times New Roman" w:hint="eastAsia"/>
            <w:spacing w:val="-6"/>
            <w:kern w:val="16"/>
            <w:sz w:val="20"/>
            <w:rPrChange w:id="829" w:author="響生 畠中" w:date="2025-11-05T18:12:00Z" w16du:dateUtc="2025-11-05T09:12:00Z">
              <w:rPr>
                <w:rFonts w:ascii="Times New Roman" w:hAnsi="Times New Roman" w:hint="eastAsia"/>
                <w:sz w:val="20"/>
              </w:rPr>
            </w:rPrChange>
          </w:rPr>
          <w:t>名</w:t>
        </w:r>
      </w:ins>
      <w:r w:rsidR="000B64F1" w:rsidRPr="009A512C">
        <w:rPr>
          <w:rFonts w:ascii="Times New Roman" w:hAnsi="Times New Roman" w:hint="eastAsia"/>
          <w:spacing w:val="-6"/>
          <w:kern w:val="16"/>
          <w:sz w:val="20"/>
          <w:rPrChange w:id="830" w:author="響生 畠中" w:date="2025-11-05T18:12:00Z" w16du:dateUtc="2025-11-05T09:12:00Z">
            <w:rPr>
              <w:rFonts w:ascii="Times New Roman" w:hAnsi="Times New Roman" w:hint="eastAsia"/>
              <w:sz w:val="20"/>
            </w:rPr>
          </w:rPrChange>
        </w:rPr>
        <w:t>末尾</w:t>
      </w:r>
      <w:del w:id="831" w:author="悠 長谷川" w:date="2025-11-04T21:57:00Z" w16du:dateUtc="2025-11-04T12:57:00Z">
        <w:r w:rsidR="000B64F1" w:rsidRPr="009A512C" w:rsidDel="007367C3">
          <w:rPr>
            <w:rFonts w:ascii="Times New Roman" w:hAnsi="Times New Roman" w:hint="eastAsia"/>
            <w:spacing w:val="-6"/>
            <w:kern w:val="16"/>
            <w:sz w:val="20"/>
            <w:rPrChange w:id="832" w:author="響生 畠中" w:date="2025-11-05T18:12:00Z" w16du:dateUtc="2025-11-05T09:12:00Z">
              <w:rPr>
                <w:rFonts w:ascii="Times New Roman" w:hAnsi="Times New Roman" w:hint="eastAsia"/>
                <w:sz w:val="20"/>
              </w:rPr>
            </w:rPrChange>
          </w:rPr>
          <w:delText>の「×」「〇」の違いは路上駐停車車両に関する施策の有無を表す．</w:delText>
        </w:r>
      </w:del>
      <w:r w:rsidR="000B64F1" w:rsidRPr="009A512C">
        <w:rPr>
          <w:rFonts w:ascii="Times New Roman" w:hAnsi="Times New Roman" w:hint="eastAsia"/>
          <w:spacing w:val="-6"/>
          <w:kern w:val="16"/>
          <w:sz w:val="20"/>
          <w:rPrChange w:id="833" w:author="響生 畠中" w:date="2025-11-05T18:12:00Z" w16du:dateUtc="2025-11-05T09:12:00Z">
            <w:rPr>
              <w:rFonts w:ascii="Times New Roman" w:hAnsi="Times New Roman" w:hint="eastAsia"/>
              <w:sz w:val="20"/>
            </w:rPr>
          </w:rPrChange>
        </w:rPr>
        <w:t>「〇」のシナリオでは，ネ</w:t>
      </w:r>
      <w:ins w:id="834" w:author="響生 畠中" w:date="2025-11-05T15:02:00Z" w16du:dateUtc="2025-11-05T06:02:00Z">
        <w:r w:rsidR="00462AB2" w:rsidRPr="009A512C">
          <w:rPr>
            <w:rFonts w:ascii="Times New Roman" w:hAnsi="Times New Roman" w:hint="eastAsia"/>
            <w:spacing w:val="-6"/>
            <w:kern w:val="16"/>
            <w:sz w:val="20"/>
          </w:rPr>
          <w:t>ットワーク全域でバスベイの整備や駐停車を禁止する</w:t>
        </w:r>
      </w:ins>
      <w:ins w:id="835" w:author="響生 畠中" w:date="2025-11-05T15:52:00Z" w16du:dateUtc="2025-11-05T06:52:00Z">
        <w:r w:rsidR="00D674A9" w:rsidRPr="009A512C">
          <w:rPr>
            <w:rFonts w:ascii="Times New Roman" w:hAnsi="Times New Roman" w:hint="eastAsia"/>
            <w:spacing w:val="-6"/>
            <w:kern w:val="16"/>
            <w:sz w:val="20"/>
          </w:rPr>
          <w:t>施策などを実施することを</w:t>
        </w:r>
      </w:ins>
      <w:ins w:id="836" w:author="悠 長谷川" w:date="2025-11-05T18:31:00Z" w16du:dateUtc="2025-11-05T09:31:00Z">
        <w:r w:rsidR="00903752">
          <w:rPr>
            <w:rFonts w:ascii="Times New Roman" w:hAnsi="Times New Roman" w:hint="eastAsia"/>
            <w:spacing w:val="-6"/>
            <w:kern w:val="16"/>
            <w:sz w:val="20"/>
          </w:rPr>
          <w:t>想定</w:t>
        </w:r>
      </w:ins>
      <w:ins w:id="837" w:author="響生 畠中" w:date="2025-11-05T15:52:00Z" w16du:dateUtc="2025-11-05T06:52:00Z">
        <w:del w:id="838" w:author="悠 長谷川" w:date="2025-11-05T18:31:00Z" w16du:dateUtc="2025-11-05T09:31:00Z">
          <w:r w:rsidR="00D674A9" w:rsidRPr="009A512C" w:rsidDel="00903752">
            <w:rPr>
              <w:rFonts w:ascii="Times New Roman" w:hAnsi="Times New Roman" w:hint="eastAsia"/>
              <w:spacing w:val="-6"/>
              <w:kern w:val="16"/>
              <w:sz w:val="20"/>
            </w:rPr>
            <w:delText>仮定</w:delText>
          </w:r>
        </w:del>
        <w:r w:rsidR="00D674A9" w:rsidRPr="009A512C">
          <w:rPr>
            <w:rFonts w:ascii="Times New Roman" w:hAnsi="Times New Roman" w:hint="eastAsia"/>
            <w:spacing w:val="-6"/>
            <w:kern w:val="16"/>
            <w:sz w:val="20"/>
          </w:rPr>
          <w:t>し，駐停車車両が発生しないシナリオとなる．「</w:t>
        </w:r>
        <w:r w:rsidR="00D674A9" w:rsidRPr="009A512C">
          <w:rPr>
            <w:rFonts w:ascii="Segoe UI Symbol" w:hAnsi="Segoe UI Symbol" w:cs="Segoe UI Symbol"/>
            <w:spacing w:val="-6"/>
            <w:kern w:val="16"/>
            <w:sz w:val="20"/>
            <w:rPrChange w:id="839" w:author="響生 畠中" w:date="2025-11-05T18:12:00Z" w16du:dateUtc="2025-11-05T09:12:00Z">
              <w:rPr>
                <w:rFonts w:ascii="Times New Roman" w:hAnsi="Times New Roman"/>
                <w:spacing w:val="-6"/>
                <w:kern w:val="16"/>
                <w:sz w:val="20"/>
              </w:rPr>
            </w:rPrChange>
          </w:rPr>
          <w:t>☓</w:t>
        </w:r>
        <w:r w:rsidR="00D674A9" w:rsidRPr="009A512C">
          <w:rPr>
            <w:rFonts w:ascii="Times New Roman" w:hAnsi="Times New Roman" w:hint="eastAsia"/>
            <w:spacing w:val="-6"/>
            <w:kern w:val="16"/>
            <w:sz w:val="20"/>
          </w:rPr>
          <w:t>」は観測データと同様の駐停車車両が発生する．</w:t>
        </w:r>
        <w:del w:id="840" w:author="悠 長谷川" w:date="2025-11-05T18:32:00Z" w16du:dateUtc="2025-11-05T09:32:00Z">
          <w:r w:rsidR="00D674A9" w:rsidRPr="009A512C" w:rsidDel="00903752">
            <w:rPr>
              <w:rFonts w:ascii="Times New Roman" w:hAnsi="Times New Roman" w:hint="eastAsia"/>
              <w:spacing w:val="-6"/>
              <w:kern w:val="16"/>
              <w:sz w:val="20"/>
            </w:rPr>
            <w:delText>これにより，</w:delText>
          </w:r>
          <w:r w:rsidR="00D674A9" w:rsidRPr="009A512C" w:rsidDel="00903752">
            <w:rPr>
              <w:rFonts w:ascii="Times New Roman" w:hAnsi="Times New Roman"/>
              <w:spacing w:val="-6"/>
              <w:kern w:val="16"/>
              <w:sz w:val="20"/>
            </w:rPr>
            <w:delText>AV</w:delText>
          </w:r>
          <w:r w:rsidR="00D674A9" w:rsidRPr="009A512C" w:rsidDel="00903752">
            <w:rPr>
              <w:rFonts w:ascii="Times New Roman" w:hAnsi="Times New Roman"/>
              <w:spacing w:val="-6"/>
              <w:kern w:val="16"/>
              <w:sz w:val="20"/>
            </w:rPr>
            <w:delText>バス走</w:delText>
          </w:r>
        </w:del>
      </w:ins>
    </w:p>
    <w:p w14:paraId="057D0FB7" w14:textId="30438525" w:rsidR="00462AB2" w:rsidDel="00EB73FE" w:rsidRDefault="00462AB2" w:rsidP="00EB73FE">
      <w:pPr>
        <w:jc w:val="center"/>
        <w:rPr>
          <w:del w:id="841" w:author="響生 畠中" w:date="2025-11-05T14:54:00Z" w16du:dateUtc="2025-11-05T05:54:00Z"/>
          <w:rFonts w:ascii="Times New Roman" w:hAnsi="Times New Roman"/>
          <w:spacing w:val="-6"/>
          <w:kern w:val="16"/>
          <w:sz w:val="20"/>
        </w:rPr>
      </w:pPr>
      <w:moveToRangeStart w:id="842" w:author="悠 長谷川" w:date="2025-11-04T21:54:00Z" w:name="move213185667"/>
      <w:ins w:id="843" w:author="悠 長谷川" w:date="2025-11-04T21:54:00Z" w16du:dateUtc="2025-11-04T12:54:00Z">
        <w:del w:id="844" w:author="響生 畠中" w:date="2025-11-05T14:54:00Z" w16du:dateUtc="2025-11-05T05:54:00Z">
          <w:r w:rsidRPr="0094208B" w:rsidDel="00566F31">
            <w:rPr>
              <w:rFonts w:ascii="Times New Roman" w:hAnsi="Times New Roman" w:hint="eastAsia"/>
              <w:spacing w:val="-6"/>
              <w:kern w:val="16"/>
              <w:sz w:val="20"/>
              <w:rPrChange w:id="845" w:author="響生 畠中" w:date="2025-11-05T13:08:00Z" w16du:dateUtc="2025-11-05T04:08:00Z">
                <w:rPr>
                  <w:rFonts w:ascii="Times New Roman" w:hAnsi="Times New Roman" w:hint="eastAsia"/>
                  <w:sz w:val="20"/>
                </w:rPr>
              </w:rPrChange>
            </w:rPr>
            <w:delText>ットワーク全域でバスベイの整備や駐停車を禁止する施策などを実施したことによりすることを</w:delText>
          </w:r>
        </w:del>
      </w:ins>
      <w:ins w:id="846" w:author="悠 長谷川" w:date="2025-11-04T21:57:00Z" w16du:dateUtc="2025-11-04T12:57:00Z">
        <w:del w:id="847" w:author="響生 畠中" w:date="2025-11-05T14:54:00Z" w16du:dateUtc="2025-11-05T05:54:00Z">
          <w:r w:rsidRPr="0094208B" w:rsidDel="00566F31">
            <w:rPr>
              <w:rFonts w:ascii="Times New Roman" w:hAnsi="Times New Roman" w:hint="eastAsia"/>
              <w:spacing w:val="-6"/>
              <w:kern w:val="16"/>
              <w:sz w:val="20"/>
              <w:rPrChange w:id="848" w:author="響生 畠中" w:date="2025-11-05T13:08:00Z" w16du:dateUtc="2025-11-05T04:08:00Z">
                <w:rPr>
                  <w:rFonts w:ascii="Times New Roman" w:hAnsi="Times New Roman" w:hint="eastAsia"/>
                  <w:sz w:val="20"/>
                </w:rPr>
              </w:rPrChange>
            </w:rPr>
            <w:delText>仮定し</w:delText>
          </w:r>
        </w:del>
      </w:ins>
      <w:ins w:id="849" w:author="悠 長谷川" w:date="2025-11-04T21:54:00Z" w16du:dateUtc="2025-11-04T12:54:00Z">
        <w:del w:id="850" w:author="響生 畠中" w:date="2025-11-05T14:54:00Z" w16du:dateUtc="2025-11-05T05:54:00Z">
          <w:r w:rsidRPr="0094208B" w:rsidDel="00566F31">
            <w:rPr>
              <w:rFonts w:ascii="Times New Roman" w:hAnsi="Times New Roman" w:hint="eastAsia"/>
              <w:spacing w:val="-6"/>
              <w:kern w:val="16"/>
              <w:sz w:val="20"/>
              <w:rPrChange w:id="851" w:author="響生 畠中" w:date="2025-11-05T13:08:00Z" w16du:dateUtc="2025-11-05T04:08:00Z">
                <w:rPr>
                  <w:rFonts w:ascii="Times New Roman" w:hAnsi="Times New Roman" w:hint="eastAsia"/>
                  <w:sz w:val="20"/>
                </w:rPr>
              </w:rPrChange>
            </w:rPr>
            <w:delText>，駐停車車両が発生しないシナリオとなる．</w:delText>
          </w:r>
        </w:del>
      </w:ins>
      <w:ins w:id="852" w:author="悠 長谷川" w:date="2025-11-04T21:57:00Z" w16du:dateUtc="2025-11-04T12:57:00Z">
        <w:del w:id="853" w:author="響生 畠中" w:date="2025-11-05T14:54:00Z" w16du:dateUtc="2025-11-05T05:54:00Z">
          <w:r w:rsidRPr="0094208B" w:rsidDel="00566F31">
            <w:rPr>
              <w:rFonts w:ascii="Times New Roman" w:hAnsi="Times New Roman" w:hint="eastAsia"/>
              <w:spacing w:val="-6"/>
              <w:kern w:val="16"/>
              <w:sz w:val="20"/>
              <w:rPrChange w:id="854" w:author="響生 畠中" w:date="2025-11-05T13:08:00Z" w16du:dateUtc="2025-11-05T04:08:00Z">
                <w:rPr>
                  <w:rFonts w:ascii="Times New Roman" w:hAnsi="Times New Roman" w:hint="eastAsia"/>
                  <w:sz w:val="20"/>
                </w:rPr>
              </w:rPrChange>
            </w:rPr>
            <w:delText>「</w:delText>
          </w:r>
          <w:r w:rsidRPr="0094208B" w:rsidDel="00566F31">
            <w:rPr>
              <w:rFonts w:ascii="Times New Roman" w:hAnsi="Times New Roman"/>
              <w:spacing w:val="-6"/>
              <w:kern w:val="16"/>
              <w:sz w:val="20"/>
              <w:rPrChange w:id="855" w:author="響生 畠中" w:date="2025-11-05T13:08:00Z" w16du:dateUtc="2025-11-05T04:08:00Z">
                <w:rPr>
                  <w:rFonts w:ascii="Times New Roman" w:hAnsi="Times New Roman"/>
                  <w:sz w:val="20"/>
                </w:rPr>
              </w:rPrChange>
            </w:rPr>
            <w:delText>☓</w:delText>
          </w:r>
          <w:r w:rsidRPr="0094208B" w:rsidDel="00566F31">
            <w:rPr>
              <w:rFonts w:ascii="Times New Roman" w:hAnsi="Times New Roman" w:hint="eastAsia"/>
              <w:spacing w:val="-6"/>
              <w:kern w:val="16"/>
              <w:sz w:val="20"/>
              <w:rPrChange w:id="856" w:author="響生 畠中" w:date="2025-11-05T13:08:00Z" w16du:dateUtc="2025-11-05T04:08:00Z">
                <w:rPr>
                  <w:rFonts w:ascii="Times New Roman" w:hAnsi="Times New Roman" w:hint="eastAsia"/>
                  <w:sz w:val="20"/>
                </w:rPr>
              </w:rPrChange>
            </w:rPr>
            <w:delText>」は観測データと同様の駐停車車両が発生する．</w:delText>
          </w:r>
        </w:del>
      </w:ins>
      <w:ins w:id="857" w:author="悠 長谷川" w:date="2025-11-04T21:54:00Z" w16du:dateUtc="2025-11-04T12:54:00Z">
        <w:del w:id="858" w:author="響生 畠中" w:date="2025-11-05T14:54:00Z" w16du:dateUtc="2025-11-05T05:54:00Z">
          <w:r w:rsidRPr="0094208B" w:rsidDel="00566F31">
            <w:rPr>
              <w:rFonts w:ascii="Times New Roman" w:hAnsi="Times New Roman" w:hint="eastAsia"/>
              <w:spacing w:val="-6"/>
              <w:kern w:val="16"/>
              <w:sz w:val="20"/>
              <w:rPrChange w:id="859" w:author="響生 畠中" w:date="2025-11-05T13:08:00Z" w16du:dateUtc="2025-11-05T04:08:00Z">
                <w:rPr>
                  <w:rFonts w:ascii="Times New Roman" w:hAnsi="Times New Roman" w:hint="eastAsia"/>
                  <w:sz w:val="20"/>
                </w:rPr>
              </w:rPrChange>
            </w:rPr>
            <w:delText>これにより，</w:delText>
          </w:r>
          <w:r w:rsidRPr="0094208B" w:rsidDel="00566F31">
            <w:rPr>
              <w:rFonts w:ascii="Times New Roman" w:hAnsi="Times New Roman"/>
              <w:spacing w:val="-6"/>
              <w:kern w:val="16"/>
              <w:sz w:val="20"/>
              <w:rPrChange w:id="860" w:author="響生 畠中" w:date="2025-11-05T13:08:00Z" w16du:dateUtc="2025-11-05T04:08:00Z">
                <w:rPr>
                  <w:rFonts w:ascii="Times New Roman" w:hAnsi="Times New Roman"/>
                  <w:sz w:val="20"/>
                </w:rPr>
              </w:rPrChange>
            </w:rPr>
            <w:delText>AV</w:delText>
          </w:r>
          <w:r w:rsidRPr="0094208B" w:rsidDel="00566F31">
            <w:rPr>
              <w:rFonts w:ascii="Times New Roman" w:hAnsi="Times New Roman" w:hint="eastAsia"/>
              <w:spacing w:val="-6"/>
              <w:kern w:val="16"/>
              <w:sz w:val="20"/>
              <w:rPrChange w:id="861" w:author="響生 畠中" w:date="2025-11-05T13:08:00Z" w16du:dateUtc="2025-11-05T04:08:00Z">
                <w:rPr>
                  <w:rFonts w:ascii="Times New Roman" w:hAnsi="Times New Roman" w:hint="eastAsia"/>
                  <w:sz w:val="20"/>
                </w:rPr>
              </w:rPrChange>
            </w:rPr>
            <w:delText>バス走行時の路上駐停車施策の効果を評価する．</w:delText>
          </w:r>
        </w:del>
      </w:ins>
    </w:p>
    <w:p w14:paraId="65AEADC2" w14:textId="77777777" w:rsidR="00EB73FE" w:rsidRDefault="00EB73FE">
      <w:pPr>
        <w:spacing w:line="240" w:lineRule="exact"/>
        <w:jc w:val="center"/>
        <w:rPr>
          <w:ins w:id="862" w:author="響生 畠中" w:date="2025-11-05T17:22:00Z" w16du:dateUtc="2025-11-05T08:22:00Z"/>
          <w:rFonts w:ascii="Times New Roman" w:hAnsi="Times New Roman"/>
          <w:b/>
          <w:bCs/>
          <w:sz w:val="20"/>
          <w:szCs w:val="20"/>
        </w:rPr>
        <w:pPrChange w:id="863" w:author="響生 畠中" w:date="2025-11-05T17:22:00Z" w16du:dateUtc="2025-11-05T08:22:00Z">
          <w:pPr>
            <w:jc w:val="center"/>
          </w:pPr>
        </w:pPrChange>
      </w:pPr>
    </w:p>
    <w:moveToRangeEnd w:id="842"/>
    <w:p w14:paraId="29B2C538" w14:textId="0079EA66" w:rsidR="00B652DA" w:rsidRPr="00E32260" w:rsidDel="00566F31" w:rsidRDefault="00B652DA">
      <w:pPr>
        <w:ind w:left="210" w:right="210"/>
        <w:rPr>
          <w:del w:id="864" w:author="響生 畠中" w:date="2025-11-05T14:54:00Z" w16du:dateUtc="2025-11-05T05:54:00Z"/>
          <w:rFonts w:ascii="Times New Roman" w:hAnsi="Times New Roman"/>
          <w:b/>
          <w:bCs/>
          <w:sz w:val="20"/>
          <w:szCs w:val="20"/>
          <w:rPrChange w:id="865" w:author="響生 畠中" w:date="2025-11-05T17:38:00Z" w16du:dateUtc="2025-11-05T08:38:00Z">
            <w:rPr>
              <w:del w:id="866" w:author="響生 畠中" w:date="2025-11-05T14:54:00Z" w16du:dateUtc="2025-11-05T05:54:00Z"/>
              <w:rFonts w:ascii="Times New Roman" w:hAnsi="Times New Roman"/>
              <w:sz w:val="20"/>
            </w:rPr>
          </w:rPrChange>
        </w:rPr>
        <w:pPrChange w:id="867" w:author="響生 畠中" w:date="2025-11-05T17:21:00Z" w16du:dateUtc="2025-11-05T08:21:00Z">
          <w:pPr/>
        </w:pPrChange>
      </w:pPr>
    </w:p>
    <w:bookmarkEnd w:id="258"/>
    <w:p w14:paraId="3096E883" w14:textId="486B22F0" w:rsidR="00AF6125" w:rsidRPr="00E32260" w:rsidDel="00566F31" w:rsidRDefault="00AF6125">
      <w:pPr>
        <w:rPr>
          <w:del w:id="868" w:author="響生 畠中" w:date="2025-11-05T14:54:00Z" w16du:dateUtc="2025-11-05T05:54:00Z"/>
          <w:rFonts w:ascii="Times New Roman" w:hAnsi="Times New Roman"/>
          <w:b/>
          <w:bCs/>
          <w:sz w:val="20"/>
          <w:szCs w:val="20"/>
          <w:rPrChange w:id="869" w:author="響生 畠中" w:date="2025-11-05T17:38:00Z" w16du:dateUtc="2025-11-05T08:38:00Z">
            <w:rPr>
              <w:del w:id="870" w:author="響生 畠中" w:date="2025-11-05T14:54:00Z" w16du:dateUtc="2025-11-05T05:54:00Z"/>
              <w:rFonts w:ascii="Times New Roman" w:hAnsi="Times New Roman"/>
              <w:sz w:val="20"/>
            </w:rPr>
          </w:rPrChange>
        </w:rPr>
        <w:pPrChange w:id="871" w:author="響生 畠中" w:date="2025-11-05T17:21:00Z" w16du:dateUtc="2025-11-05T08:21:00Z">
          <w:pPr>
            <w:jc w:val="center"/>
          </w:pPr>
        </w:pPrChange>
      </w:pPr>
    </w:p>
    <w:p w14:paraId="79394C4F" w14:textId="5A8922A6" w:rsidR="00037C0B" w:rsidRPr="00E32260" w:rsidDel="00EB73FE" w:rsidRDefault="00037C0B">
      <w:pPr>
        <w:jc w:val="center"/>
        <w:rPr>
          <w:del w:id="872" w:author="響生 畠中" w:date="2025-11-05T17:21:00Z" w16du:dateUtc="2025-11-05T08:21:00Z"/>
          <w:rFonts w:ascii="Times New Roman" w:hAnsi="Times New Roman"/>
          <w:b/>
          <w:bCs/>
          <w:sz w:val="20"/>
          <w:szCs w:val="20"/>
        </w:rPr>
      </w:pPr>
      <w:del w:id="873" w:author="響生 畠中" w:date="2025-11-05T14:54:00Z" w16du:dateUtc="2025-11-05T05:54:00Z">
        <w:r w:rsidRPr="00E32260" w:rsidDel="00566F31">
          <w:rPr>
            <w:rFonts w:hint="eastAsia"/>
            <w:b/>
            <w:bCs/>
            <w:sz w:val="20"/>
            <w:szCs w:val="20"/>
            <w:rPrChange w:id="874" w:author="響生 畠中" w:date="2025-11-05T17:38:00Z" w16du:dateUtc="2025-11-05T08:38:00Z">
              <w:rPr>
                <w:rFonts w:hint="eastAsia"/>
                <w:b/>
                <w:bCs/>
              </w:rPr>
            </w:rPrChange>
          </w:rPr>
          <w:delText>図</w:delText>
        </w:r>
        <w:r w:rsidRPr="00E32260" w:rsidDel="00566F31">
          <w:rPr>
            <w:b/>
            <w:bCs/>
            <w:sz w:val="20"/>
            <w:szCs w:val="20"/>
            <w:rPrChange w:id="875" w:author="響生 畠中" w:date="2025-11-05T17:38:00Z" w16du:dateUtc="2025-11-05T08:38:00Z">
              <w:rPr>
                <w:b/>
                <w:bCs/>
              </w:rPr>
            </w:rPrChange>
          </w:rPr>
          <w:delText xml:space="preserve"> </w:delText>
        </w:r>
        <w:r w:rsidRPr="00E32260" w:rsidDel="00D1426E">
          <w:rPr>
            <w:rFonts w:ascii="Times New Roman" w:hAnsi="Times New Roman"/>
            <w:b/>
            <w:bCs/>
            <w:sz w:val="20"/>
            <w:szCs w:val="20"/>
            <w:rPrChange w:id="876" w:author="響生 畠中" w:date="2025-11-05T17:38:00Z" w16du:dateUtc="2025-11-05T08:38:00Z">
              <w:rPr>
                <w:rFonts w:ascii="Times New Roman" w:hAnsi="Times New Roman"/>
                <w:b/>
                <w:bCs/>
              </w:rPr>
            </w:rPrChange>
          </w:rPr>
          <w:fldChar w:fldCharType="begin"/>
        </w:r>
        <w:r w:rsidRPr="00E32260" w:rsidDel="00D1426E">
          <w:rPr>
            <w:rFonts w:ascii="Times New Roman" w:hAnsi="Times New Roman"/>
            <w:b/>
            <w:bCs/>
            <w:sz w:val="20"/>
            <w:szCs w:val="20"/>
            <w:rPrChange w:id="877" w:author="響生 畠中" w:date="2025-11-05T17:38:00Z" w16du:dateUtc="2025-11-05T08:38:00Z">
              <w:rPr>
                <w:rFonts w:ascii="Times New Roman" w:hAnsi="Times New Roman"/>
                <w:b/>
                <w:bCs/>
              </w:rPr>
            </w:rPrChange>
          </w:rPr>
          <w:delInstrText xml:space="preserve"> SEQ </w:delInstrText>
        </w:r>
        <w:r w:rsidRPr="00E32260" w:rsidDel="00D1426E">
          <w:rPr>
            <w:rFonts w:ascii="Times New Roman" w:hAnsi="Times New Roman" w:hint="eastAsia"/>
            <w:b/>
            <w:bCs/>
            <w:sz w:val="20"/>
            <w:szCs w:val="20"/>
            <w:rPrChange w:id="878" w:author="響生 畠中" w:date="2025-11-05T17:38:00Z" w16du:dateUtc="2025-11-05T08:38:00Z">
              <w:rPr>
                <w:rFonts w:ascii="Times New Roman" w:hAnsi="Times New Roman" w:hint="eastAsia"/>
                <w:b/>
                <w:bCs/>
              </w:rPr>
            </w:rPrChange>
          </w:rPr>
          <w:delInstrText>図</w:delInstrText>
        </w:r>
        <w:r w:rsidRPr="00E32260" w:rsidDel="00D1426E">
          <w:rPr>
            <w:rFonts w:ascii="Times New Roman" w:hAnsi="Times New Roman"/>
            <w:b/>
            <w:bCs/>
            <w:sz w:val="20"/>
            <w:szCs w:val="20"/>
            <w:rPrChange w:id="879" w:author="響生 畠中" w:date="2025-11-05T17:38:00Z" w16du:dateUtc="2025-11-05T08:38:00Z">
              <w:rPr>
                <w:rFonts w:ascii="Times New Roman" w:hAnsi="Times New Roman"/>
                <w:b/>
                <w:bCs/>
              </w:rPr>
            </w:rPrChange>
          </w:rPr>
          <w:delInstrText xml:space="preserve"> \* ARABIC </w:delInstrText>
        </w:r>
        <w:r w:rsidRPr="00E32260" w:rsidDel="00D1426E">
          <w:rPr>
            <w:rFonts w:ascii="Times New Roman" w:hAnsi="Times New Roman"/>
            <w:b/>
            <w:bCs/>
            <w:sz w:val="20"/>
            <w:szCs w:val="20"/>
            <w:rPrChange w:id="880" w:author="響生 畠中" w:date="2025-11-05T17:38:00Z" w16du:dateUtc="2025-11-05T08:38:00Z">
              <w:rPr>
                <w:rFonts w:ascii="Times New Roman" w:hAnsi="Times New Roman"/>
                <w:b/>
                <w:bCs/>
              </w:rPr>
            </w:rPrChange>
          </w:rPr>
          <w:fldChar w:fldCharType="separate"/>
        </w:r>
        <w:r w:rsidR="00802FBB" w:rsidRPr="00E32260" w:rsidDel="00D1426E">
          <w:rPr>
            <w:rFonts w:ascii="Times New Roman" w:hAnsi="Times New Roman"/>
            <w:b/>
            <w:bCs/>
            <w:noProof/>
            <w:sz w:val="20"/>
            <w:szCs w:val="20"/>
            <w:rPrChange w:id="881" w:author="響生 畠中" w:date="2025-11-05T17:38:00Z" w16du:dateUtc="2025-11-05T08:38:00Z">
              <w:rPr>
                <w:rFonts w:ascii="Times New Roman" w:hAnsi="Times New Roman"/>
                <w:b/>
                <w:bCs/>
                <w:noProof/>
              </w:rPr>
            </w:rPrChange>
          </w:rPr>
          <w:delText>3</w:delText>
        </w:r>
        <w:r w:rsidRPr="00E32260" w:rsidDel="00D1426E">
          <w:rPr>
            <w:rFonts w:ascii="Times New Roman" w:hAnsi="Times New Roman"/>
            <w:b/>
            <w:bCs/>
            <w:sz w:val="20"/>
            <w:szCs w:val="20"/>
            <w:rPrChange w:id="882" w:author="響生 畠中" w:date="2025-11-05T17:38:00Z" w16du:dateUtc="2025-11-05T08:38:00Z">
              <w:rPr>
                <w:rFonts w:ascii="Times New Roman" w:hAnsi="Times New Roman"/>
                <w:b/>
                <w:bCs/>
              </w:rPr>
            </w:rPrChange>
          </w:rPr>
          <w:fldChar w:fldCharType="end"/>
        </w:r>
        <w:r w:rsidRPr="00E32260" w:rsidDel="00566F31">
          <w:rPr>
            <w:rFonts w:hint="eastAsia"/>
            <w:b/>
            <w:bCs/>
            <w:sz w:val="20"/>
            <w:szCs w:val="20"/>
            <w:rPrChange w:id="883" w:author="響生 畠中" w:date="2025-11-05T17:38:00Z" w16du:dateUtc="2025-11-05T08:38:00Z">
              <w:rPr>
                <w:rFonts w:hint="eastAsia"/>
                <w:b/>
                <w:bCs/>
              </w:rPr>
            </w:rPrChange>
          </w:rPr>
          <w:delText>：</w:delText>
        </w:r>
        <w:r w:rsidRPr="00E32260" w:rsidDel="00566F31">
          <w:rPr>
            <w:rFonts w:ascii="Times New Roman" w:hAnsi="Times New Roman" w:hint="eastAsia"/>
            <w:b/>
            <w:bCs/>
            <w:sz w:val="20"/>
            <w:szCs w:val="20"/>
          </w:rPr>
          <w:delText>交差点流入交通量の比較結果</w:delText>
        </w:r>
      </w:del>
      <w:del w:id="884" w:author="響生 畠中" w:date="2025-11-05T07:12:00Z" w16du:dateUtc="2025-11-04T22:12:00Z">
        <w:r w:rsidR="00B652DA" w:rsidRPr="00E32260" w:rsidDel="0065122A">
          <w:rPr>
            <w:rFonts w:ascii="Times New Roman" w:hAnsi="Times New Roman"/>
            <w:b/>
            <w:bCs/>
            <w:noProof/>
            <w:sz w:val="20"/>
            <w:szCs w:val="20"/>
            <w:rPrChange w:id="885" w:author="響生 畠中" w:date="2025-11-05T17:38:00Z" w16du:dateUtc="2025-11-05T08:38:00Z">
              <w:rPr>
                <w:rFonts w:ascii="Times New Roman" w:hAnsi="Times New Roman"/>
                <w:noProof/>
                <w:sz w:val="20"/>
                <w:szCs w:val="20"/>
              </w:rPr>
            </w:rPrChange>
          </w:rPr>
          <w:drawing>
            <wp:inline distT="0" distB="0" distL="0" distR="0" wp14:anchorId="160290C7" wp14:editId="246EE667">
              <wp:extent cx="2491526" cy="1659740"/>
              <wp:effectExtent l="0" t="0" r="4445" b="0"/>
              <wp:docPr id="1559196175"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96175" name="図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91526" cy="1659740"/>
                      </a:xfrm>
                      <a:prstGeom prst="rect">
                        <a:avLst/>
                      </a:prstGeom>
                    </pic:spPr>
                  </pic:pic>
                </a:graphicData>
              </a:graphic>
            </wp:inline>
          </w:drawing>
        </w:r>
      </w:del>
    </w:p>
    <w:p w14:paraId="37E110BC" w14:textId="1490C600" w:rsidR="00B867A7" w:rsidRPr="00E32260" w:rsidRDefault="00B652DA">
      <w:pPr>
        <w:jc w:val="center"/>
        <w:rPr>
          <w:ins w:id="886" w:author="響生 畠中" w:date="2025-11-05T16:48:00Z" w16du:dateUtc="2025-11-05T07:48:00Z"/>
          <w:b/>
          <w:bCs/>
          <w:sz w:val="20"/>
          <w:szCs w:val="20"/>
          <w:rPrChange w:id="887" w:author="響生 畠中" w:date="2025-11-05T17:38:00Z" w16du:dateUtc="2025-11-05T08:38:00Z">
            <w:rPr>
              <w:ins w:id="888" w:author="響生 畠中" w:date="2025-11-05T16:48:00Z" w16du:dateUtc="2025-11-05T07:48:00Z"/>
            </w:rPr>
          </w:rPrChange>
        </w:rPr>
        <w:pPrChange w:id="889" w:author="響生 畠中" w:date="2025-11-05T17:21:00Z" w16du:dateUtc="2025-11-05T08:21:00Z">
          <w:pPr/>
        </w:pPrChange>
      </w:pPr>
      <w:bookmarkStart w:id="890" w:name="_Ref213240426"/>
      <w:del w:id="891" w:author="響生 畠中" w:date="2025-11-05T15:43:00Z" w16du:dateUtc="2025-11-05T06:43:00Z">
        <w:r w:rsidRPr="00E32260" w:rsidDel="00D674A9">
          <w:rPr>
            <w:b/>
            <w:bCs/>
            <w:noProof/>
            <w:sz w:val="20"/>
            <w:szCs w:val="20"/>
            <w:rPrChange w:id="892" w:author="響生 畠中" w:date="2025-11-05T17:38:00Z" w16du:dateUtc="2025-11-05T08:38:00Z">
              <w:rPr>
                <w:b/>
                <w:bCs/>
                <w:noProof/>
              </w:rPr>
            </w:rPrChange>
          </w:rPr>
          <mc:AlternateContent>
            <mc:Choice Requires="wps">
              <w:drawing>
                <wp:inline distT="0" distB="0" distL="0" distR="0" wp14:anchorId="58C766AA" wp14:editId="38B92967">
                  <wp:extent cx="2879090" cy="2923309"/>
                  <wp:effectExtent l="0" t="0" r="0" b="0"/>
                  <wp:docPr id="1236897784" name="テキスト ボックス 1"/>
                  <wp:cNvGraphicFramePr/>
                  <a:graphic xmlns:a="http://schemas.openxmlformats.org/drawingml/2006/main">
                    <a:graphicData uri="http://schemas.microsoft.com/office/word/2010/wordprocessingShape">
                      <wps:wsp>
                        <wps:cNvSpPr txBox="1"/>
                        <wps:spPr>
                          <a:xfrm>
                            <a:off x="0" y="0"/>
                            <a:ext cx="2879090" cy="2923309"/>
                          </a:xfrm>
                          <a:prstGeom prst="rect">
                            <a:avLst/>
                          </a:prstGeom>
                          <a:solidFill>
                            <a:prstClr val="white"/>
                          </a:solidFill>
                          <a:ln>
                            <a:noFill/>
                          </a:ln>
                        </wps:spPr>
                        <wps:txbx>
                          <w:txbxContent>
                            <w:p w14:paraId="52D4C364" w14:textId="1DF1C915" w:rsidR="009C2A6B" w:rsidRPr="00037C0B" w:rsidRDefault="00037C0B" w:rsidP="009C2A6B">
                              <w:pPr>
                                <w:pStyle w:val="af5"/>
                                <w:spacing w:line="360" w:lineRule="auto"/>
                                <w:ind w:left="0" w:firstLineChars="0" w:firstLine="0"/>
                                <w:jc w:val="center"/>
                                <w:rPr>
                                  <w:ins w:id="893" w:author="響生 畠中" w:date="2025-11-05T07:40:00Z" w16du:dateUtc="2025-11-04T22:40:00Z"/>
                                  <w:sz w:val="20"/>
                                  <w:szCs w:val="20"/>
                                </w:rPr>
                              </w:pPr>
                              <w:bookmarkStart w:id="894" w:name="_Ref213240340"/>
                              <w:del w:id="895" w:author="響生 畠中" w:date="2025-11-05T16:47:00Z" w16du:dateUtc="2025-11-05T07:47:00Z">
                                <w:r w:rsidRPr="00037C0B" w:rsidDel="00B867A7">
                                  <w:rPr>
                                    <w:rFonts w:hint="eastAsia"/>
                                    <w:sz w:val="20"/>
                                    <w:szCs w:val="20"/>
                                  </w:rPr>
                                  <w:delText>表</w:delText>
                                </w:r>
                                <w:r w:rsidRPr="00037C0B" w:rsidDel="00B867A7">
                                  <w:rPr>
                                    <w:rFonts w:hint="eastAsia"/>
                                    <w:sz w:val="20"/>
                                    <w:szCs w:val="20"/>
                                  </w:rPr>
                                  <w:delText xml:space="preserve"> </w:delText>
                                </w:r>
                              </w:del>
                              <w:del w:id="896" w:author="響生 畠中" w:date="2025-11-05T14:47:00Z" w16du:dateUtc="2025-11-05T05:47:00Z">
                                <w:r w:rsidRPr="00037C0B" w:rsidDel="00566F31">
                                  <w:rPr>
                                    <w:rFonts w:ascii="Times New Roman" w:hAnsi="Times New Roman"/>
                                    <w:sz w:val="20"/>
                                    <w:szCs w:val="20"/>
                                  </w:rPr>
                                  <w:fldChar w:fldCharType="begin"/>
                                </w:r>
                                <w:r w:rsidRPr="00037C0B" w:rsidDel="00566F31">
                                  <w:rPr>
                                    <w:rFonts w:ascii="Times New Roman" w:hAnsi="Times New Roman"/>
                                    <w:sz w:val="20"/>
                                    <w:szCs w:val="20"/>
                                  </w:rPr>
                                  <w:delInstrText xml:space="preserve"> SEQ </w:delInstrText>
                                </w:r>
                                <w:r w:rsidRPr="00037C0B" w:rsidDel="00566F31">
                                  <w:rPr>
                                    <w:rFonts w:ascii="Times New Roman" w:hAnsi="Times New Roman"/>
                                    <w:sz w:val="20"/>
                                    <w:szCs w:val="20"/>
                                  </w:rPr>
                                  <w:delInstrText>表</w:delInstrText>
                                </w:r>
                                <w:r w:rsidRPr="00037C0B" w:rsidDel="00566F31">
                                  <w:rPr>
                                    <w:rFonts w:ascii="Times New Roman" w:hAnsi="Times New Roman"/>
                                    <w:sz w:val="20"/>
                                    <w:szCs w:val="20"/>
                                  </w:rPr>
                                  <w:delInstrText xml:space="preserve"> \* ARABIC </w:delInstrText>
                                </w:r>
                                <w:r w:rsidRPr="00037C0B" w:rsidDel="00566F31">
                                  <w:rPr>
                                    <w:rFonts w:ascii="Times New Roman" w:hAnsi="Times New Roman"/>
                                    <w:sz w:val="20"/>
                                    <w:szCs w:val="20"/>
                                  </w:rPr>
                                  <w:fldChar w:fldCharType="separate"/>
                                </w:r>
                                <w:r w:rsidR="00802FBB" w:rsidDel="00566F31">
                                  <w:rPr>
                                    <w:rFonts w:ascii="Times New Roman" w:hAnsi="Times New Roman"/>
                                    <w:noProof/>
                                    <w:sz w:val="20"/>
                                    <w:szCs w:val="20"/>
                                  </w:rPr>
                                  <w:delText>2</w:delText>
                                </w:r>
                                <w:r w:rsidRPr="00037C0B" w:rsidDel="00566F31">
                                  <w:rPr>
                                    <w:rFonts w:ascii="Times New Roman" w:hAnsi="Times New Roman"/>
                                    <w:sz w:val="20"/>
                                    <w:szCs w:val="20"/>
                                  </w:rPr>
                                  <w:fldChar w:fldCharType="end"/>
                                </w:r>
                              </w:del>
                              <w:r w:rsidRPr="00037C0B">
                                <w:rPr>
                                  <w:rFonts w:hint="eastAsia"/>
                                  <w:sz w:val="20"/>
                                  <w:szCs w:val="20"/>
                                </w:rPr>
                                <w:t>：</w:t>
                              </w:r>
                              <w:del w:id="897" w:author="響生 畠中" w:date="2025-11-05T07:09:00Z" w16du:dateUtc="2025-11-04T22:09:00Z">
                                <w:r w:rsidRPr="00037C0B" w:rsidDel="0065122A">
                                  <w:rPr>
                                    <w:rFonts w:hint="eastAsia"/>
                                    <w:sz w:val="20"/>
                                    <w:szCs w:val="20"/>
                                  </w:rPr>
                                  <w:delText>集計範囲</w:delText>
                                </w:r>
                              </w:del>
                              <w:ins w:id="898" w:author="響生 畠中" w:date="2025-11-05T07:09:00Z" w16du:dateUtc="2025-11-04T22:09:00Z">
                                <w:r w:rsidR="0065122A">
                                  <w:rPr>
                                    <w:rFonts w:hint="eastAsia"/>
                                    <w:sz w:val="20"/>
                                    <w:szCs w:val="20"/>
                                  </w:rPr>
                                  <w:t>評価シナリオ</w:t>
                                </w:r>
                              </w:ins>
                              <w:ins w:id="899" w:author="悠 長谷川" w:date="2025-11-05T12:47:00Z" w16du:dateUtc="2025-11-05T03:47:00Z">
                                <w:r w:rsidR="0074606C">
                                  <w:rPr>
                                    <w:rFonts w:hint="eastAsia"/>
                                    <w:sz w:val="20"/>
                                    <w:szCs w:val="20"/>
                                  </w:rPr>
                                  <w:t>の設定一覧</w:t>
                                </w:r>
                              </w:ins>
                              <w:bookmarkEnd w:id="894"/>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900" w:author="響生 畠中" w:date="2025-11-05T14:53:00Z" w16du:dateUtc="2025-11-05T05:53:00Z">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1271"/>
                                <w:gridCol w:w="851"/>
                                <w:gridCol w:w="1134"/>
                                <w:gridCol w:w="1268"/>
                                <w:tblGridChange w:id="901">
                                  <w:tblGrid>
                                    <w:gridCol w:w="5"/>
                                    <w:gridCol w:w="1131"/>
                                    <w:gridCol w:w="135"/>
                                    <w:gridCol w:w="714"/>
                                    <w:gridCol w:w="137"/>
                                    <w:gridCol w:w="145"/>
                                    <w:gridCol w:w="852"/>
                                    <w:gridCol w:w="137"/>
                                    <w:gridCol w:w="142"/>
                                    <w:gridCol w:w="1126"/>
                                    <w:gridCol w:w="5"/>
                                  </w:tblGrid>
                                </w:tblGridChange>
                              </w:tblGrid>
                              <w:tr w:rsidR="00566F31" w14:paraId="4C6A2721" w14:textId="77777777" w:rsidTr="00566F31">
                                <w:trPr>
                                  <w:trHeight w:val="438"/>
                                  <w:ins w:id="902" w:author="響生 畠中" w:date="2025-11-05T07:40:00Z"/>
                                  <w:trPrChange w:id="903" w:author="響生 畠中" w:date="2025-11-05T14:53:00Z" w16du:dateUtc="2025-11-05T05:53:00Z">
                                    <w:trPr>
                                      <w:gridAfter w:val="0"/>
                                      <w:trHeight w:val="438"/>
                                    </w:trPr>
                                  </w:trPrChange>
                                </w:trPr>
                                <w:tc>
                                  <w:tcPr>
                                    <w:tcW w:w="1271" w:type="dxa"/>
                                    <w:tcBorders>
                                      <w:top w:val="single" w:sz="8" w:space="0" w:color="auto"/>
                                      <w:bottom w:val="single" w:sz="8" w:space="0" w:color="auto"/>
                                    </w:tcBorders>
                                    <w:tcPrChange w:id="904" w:author="響生 畠中" w:date="2025-11-05T14:53:00Z" w16du:dateUtc="2025-11-05T05:53:00Z">
                                      <w:tcPr>
                                        <w:tcW w:w="1271" w:type="dxa"/>
                                        <w:gridSpan w:val="3"/>
                                        <w:tcBorders>
                                          <w:top w:val="single" w:sz="8" w:space="0" w:color="auto"/>
                                          <w:bottom w:val="single" w:sz="8" w:space="0" w:color="auto"/>
                                        </w:tcBorders>
                                      </w:tcPr>
                                    </w:tcPrChange>
                                  </w:tcPr>
                                  <w:p w14:paraId="3DB5D7E7" w14:textId="708D6EC0" w:rsidR="009C2A6B" w:rsidRPr="00D5370E" w:rsidRDefault="009C2A6B" w:rsidP="009C2A6B">
                                    <w:pPr>
                                      <w:pStyle w:val="af5"/>
                                      <w:spacing w:line="360" w:lineRule="auto"/>
                                      <w:ind w:left="0" w:firstLineChars="0" w:firstLine="0"/>
                                      <w:jc w:val="center"/>
                                      <w:rPr>
                                        <w:ins w:id="905" w:author="響生 畠中" w:date="2025-11-05T07:40:00Z" w16du:dateUtc="2025-11-04T22:40:00Z"/>
                                        <w:sz w:val="20"/>
                                        <w:szCs w:val="20"/>
                                      </w:rPr>
                                    </w:pPr>
                                    <w:ins w:id="906" w:author="響生 畠中" w:date="2025-11-05T07:40:00Z" w16du:dateUtc="2025-11-04T22:40:00Z">
                                      <w:r w:rsidRPr="0074606C">
                                        <w:rPr>
                                          <w:rFonts w:hint="eastAsia"/>
                                          <w:sz w:val="20"/>
                                          <w:szCs w:val="20"/>
                                        </w:rPr>
                                        <w:t>シナリオ</w:t>
                                      </w:r>
                                    </w:ins>
                                    <w:ins w:id="907" w:author="悠 長谷川" w:date="2025-11-05T12:46:00Z" w16du:dateUtc="2025-11-05T03:46:00Z">
                                      <w:r w:rsidR="0074606C" w:rsidRPr="0074606C">
                                        <w:rPr>
                                          <w:rFonts w:hint="eastAsia"/>
                                          <w:sz w:val="20"/>
                                          <w:szCs w:val="20"/>
                                        </w:rPr>
                                        <w:t>名</w:t>
                                      </w:r>
                                    </w:ins>
                                  </w:p>
                                </w:tc>
                                <w:tc>
                                  <w:tcPr>
                                    <w:tcW w:w="851" w:type="dxa"/>
                                    <w:tcBorders>
                                      <w:top w:val="single" w:sz="8" w:space="0" w:color="auto"/>
                                      <w:bottom w:val="single" w:sz="8" w:space="0" w:color="auto"/>
                                    </w:tcBorders>
                                    <w:tcPrChange w:id="908" w:author="響生 畠中" w:date="2025-11-05T14:53:00Z" w16du:dateUtc="2025-11-05T05:53:00Z">
                                      <w:tcPr>
                                        <w:tcW w:w="851" w:type="dxa"/>
                                        <w:gridSpan w:val="2"/>
                                        <w:tcBorders>
                                          <w:top w:val="single" w:sz="8" w:space="0" w:color="auto"/>
                                          <w:bottom w:val="single" w:sz="8" w:space="0" w:color="auto"/>
                                        </w:tcBorders>
                                      </w:tcPr>
                                    </w:tcPrChange>
                                  </w:tcPr>
                                  <w:p w14:paraId="04288AF8" w14:textId="1F6F7169" w:rsidR="009C2A6B" w:rsidRPr="00D5370E" w:rsidRDefault="009C2A6B" w:rsidP="009C2A6B">
                                    <w:pPr>
                                      <w:pStyle w:val="af5"/>
                                      <w:spacing w:line="360" w:lineRule="auto"/>
                                      <w:ind w:left="0" w:firstLineChars="0" w:firstLine="0"/>
                                      <w:jc w:val="center"/>
                                      <w:rPr>
                                        <w:ins w:id="909" w:author="響生 畠中" w:date="2025-11-05T07:40:00Z" w16du:dateUtc="2025-11-04T22:40:00Z"/>
                                        <w:sz w:val="20"/>
                                        <w:szCs w:val="20"/>
                                      </w:rPr>
                                    </w:pPr>
                                    <w:ins w:id="910" w:author="響生 畠中" w:date="2025-11-05T07:40:00Z" w16du:dateUtc="2025-11-04T22:40:00Z">
                                      <w:r w:rsidRPr="0074606C">
                                        <w:rPr>
                                          <w:rFonts w:hint="eastAsia"/>
                                          <w:sz w:val="20"/>
                                          <w:szCs w:val="20"/>
                                        </w:rPr>
                                        <w:t>バス</w:t>
                                      </w:r>
                                    </w:ins>
                                  </w:p>
                                </w:tc>
                                <w:tc>
                                  <w:tcPr>
                                    <w:tcW w:w="1134" w:type="dxa"/>
                                    <w:tcBorders>
                                      <w:top w:val="single" w:sz="8" w:space="0" w:color="auto"/>
                                      <w:bottom w:val="single" w:sz="8" w:space="0" w:color="auto"/>
                                    </w:tcBorders>
                                    <w:tcPrChange w:id="911" w:author="響生 畠中" w:date="2025-11-05T14:53:00Z" w16du:dateUtc="2025-11-05T05:53:00Z">
                                      <w:tcPr>
                                        <w:tcW w:w="1134" w:type="dxa"/>
                                        <w:gridSpan w:val="3"/>
                                        <w:tcBorders>
                                          <w:top w:val="single" w:sz="8" w:space="0" w:color="auto"/>
                                          <w:bottom w:val="single" w:sz="8" w:space="0" w:color="auto"/>
                                        </w:tcBorders>
                                      </w:tcPr>
                                    </w:tcPrChange>
                                  </w:tcPr>
                                  <w:p w14:paraId="2267FB9A" w14:textId="3D8EAED6" w:rsidR="009C2A6B" w:rsidRPr="00D5370E" w:rsidRDefault="0068073A" w:rsidP="009C2A6B">
                                    <w:pPr>
                                      <w:pStyle w:val="af5"/>
                                      <w:spacing w:line="360" w:lineRule="auto"/>
                                      <w:ind w:left="0" w:firstLineChars="0" w:firstLine="0"/>
                                      <w:jc w:val="center"/>
                                      <w:rPr>
                                        <w:ins w:id="912" w:author="響生 畠中" w:date="2025-11-05T07:40:00Z" w16du:dateUtc="2025-11-04T22:40:00Z"/>
                                        <w:sz w:val="20"/>
                                        <w:szCs w:val="20"/>
                                      </w:rPr>
                                    </w:pPr>
                                    <w:ins w:id="913" w:author="響生 畠中" w:date="2025-11-05T15:26:00Z" w16du:dateUtc="2025-11-05T06:26:00Z">
                                      <w:r>
                                        <w:rPr>
                                          <w:rFonts w:hint="eastAsia"/>
                                          <w:sz w:val="20"/>
                                          <w:szCs w:val="20"/>
                                        </w:rPr>
                                        <w:t>希望速度</w:t>
                                      </w:r>
                                    </w:ins>
                                  </w:p>
                                </w:tc>
                                <w:tc>
                                  <w:tcPr>
                                    <w:tcW w:w="1268" w:type="dxa"/>
                                    <w:tcBorders>
                                      <w:top w:val="single" w:sz="8" w:space="0" w:color="auto"/>
                                      <w:bottom w:val="single" w:sz="8" w:space="0" w:color="auto"/>
                                    </w:tcBorders>
                                    <w:tcPrChange w:id="914" w:author="響生 畠中" w:date="2025-11-05T14:53:00Z" w16du:dateUtc="2025-11-05T05:53:00Z">
                                      <w:tcPr>
                                        <w:tcW w:w="1268" w:type="dxa"/>
                                        <w:gridSpan w:val="2"/>
                                        <w:tcBorders>
                                          <w:top w:val="single" w:sz="8" w:space="0" w:color="auto"/>
                                          <w:bottom w:val="single" w:sz="8" w:space="0" w:color="auto"/>
                                        </w:tcBorders>
                                      </w:tcPr>
                                    </w:tcPrChange>
                                  </w:tcPr>
                                  <w:p w14:paraId="0A2BFC92" w14:textId="7F6EEDEF" w:rsidR="009C2A6B" w:rsidRPr="00D5370E" w:rsidRDefault="009C2A6B" w:rsidP="009C2A6B">
                                    <w:pPr>
                                      <w:pStyle w:val="af5"/>
                                      <w:spacing w:line="360" w:lineRule="auto"/>
                                      <w:ind w:left="0" w:firstLineChars="0" w:firstLine="0"/>
                                      <w:jc w:val="center"/>
                                      <w:rPr>
                                        <w:ins w:id="915" w:author="響生 畠中" w:date="2025-11-05T07:40:00Z" w16du:dateUtc="2025-11-04T22:40:00Z"/>
                                        <w:sz w:val="20"/>
                                        <w:szCs w:val="20"/>
                                      </w:rPr>
                                    </w:pPr>
                                    <w:ins w:id="916" w:author="響生 畠中" w:date="2025-11-05T07:40:00Z" w16du:dateUtc="2025-11-04T22:40:00Z">
                                      <w:r w:rsidRPr="0074606C">
                                        <w:rPr>
                                          <w:rFonts w:hint="eastAsia"/>
                                          <w:sz w:val="20"/>
                                          <w:szCs w:val="20"/>
                                        </w:rPr>
                                        <w:t>駐停車施策</w:t>
                                      </w:r>
                                    </w:ins>
                                  </w:p>
                                </w:tc>
                              </w:tr>
                              <w:tr w:rsidR="00DC324B" w14:paraId="65176575" w14:textId="77777777" w:rsidTr="00566F31">
                                <w:tblPrEx>
                                  <w:tblPrExChange w:id="917" w:author="響生 畠中" w:date="2025-11-05T14:53:00Z" w16du:dateUtc="2025-11-05T05:53:00Z">
                                    <w:tblPrEx>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Ex>
                                  </w:tblPrExChange>
                                </w:tblPrEx>
                                <w:trPr>
                                  <w:trHeight w:val="438"/>
                                  <w:ins w:id="918" w:author="響生 畠中" w:date="2025-11-05T07:40:00Z"/>
                                  <w:trPrChange w:id="919" w:author="響生 畠中" w:date="2025-11-05T14:53:00Z" w16du:dateUtc="2025-11-05T05:53:00Z">
                                    <w:trPr>
                                      <w:gridBefore w:val="1"/>
                                      <w:trHeight w:val="237"/>
                                    </w:trPr>
                                  </w:trPrChange>
                                </w:trPr>
                                <w:tc>
                                  <w:tcPr>
                                    <w:tcW w:w="1271" w:type="dxa"/>
                                    <w:tcBorders>
                                      <w:top w:val="single" w:sz="8" w:space="0" w:color="auto"/>
                                    </w:tcBorders>
                                    <w:tcPrChange w:id="920" w:author="響生 畠中" w:date="2025-11-05T14:53:00Z" w16du:dateUtc="2025-11-05T05:53:00Z">
                                      <w:tcPr>
                                        <w:tcW w:w="1131" w:type="dxa"/>
                                      </w:tcPr>
                                    </w:tcPrChange>
                                  </w:tcPr>
                                  <w:p w14:paraId="1068AEB5" w14:textId="6BBF55BF" w:rsidR="009C2A6B" w:rsidRPr="0074606C" w:rsidRDefault="009C2A6B" w:rsidP="009C2A6B">
                                    <w:pPr>
                                      <w:pStyle w:val="af5"/>
                                      <w:spacing w:line="360" w:lineRule="auto"/>
                                      <w:ind w:left="0" w:firstLineChars="0" w:firstLine="0"/>
                                      <w:jc w:val="center"/>
                                      <w:rPr>
                                        <w:ins w:id="921" w:author="響生 畠中" w:date="2025-11-05T07:40:00Z" w16du:dateUtc="2025-11-04T22:40:00Z"/>
                                        <w:rFonts w:ascii="Times New Roman" w:hAnsi="Times New Roman"/>
                                        <w:sz w:val="16"/>
                                        <w:szCs w:val="16"/>
                                        <w:rPrChange w:id="922" w:author="悠 長谷川" w:date="2025-11-05T12:47:00Z" w16du:dateUtc="2025-11-05T03:47:00Z">
                                          <w:rPr>
                                            <w:ins w:id="923" w:author="響生 畠中" w:date="2025-11-05T07:40:00Z" w16du:dateUtc="2025-11-04T22:40:00Z"/>
                                            <w:sz w:val="20"/>
                                            <w:szCs w:val="20"/>
                                          </w:rPr>
                                        </w:rPrChange>
                                      </w:rPr>
                                    </w:pPr>
                                    <w:ins w:id="924" w:author="響生 畠中" w:date="2025-11-05T07:43:00Z" w16du:dateUtc="2025-11-04T22:43:00Z">
                                      <w:r w:rsidRPr="0074606C">
                                        <w:rPr>
                                          <w:rFonts w:ascii="Times New Roman" w:hAnsi="Times New Roman"/>
                                          <w:sz w:val="16"/>
                                          <w:szCs w:val="16"/>
                                          <w:rPrChange w:id="925" w:author="悠 長谷川" w:date="2025-11-05T12:47:00Z" w16du:dateUtc="2025-11-05T03:47:00Z">
                                            <w:rPr>
                                              <w:sz w:val="16"/>
                                              <w:szCs w:val="16"/>
                                            </w:rPr>
                                          </w:rPrChange>
                                        </w:rPr>
                                        <w:t>MV-</w:t>
                                      </w:r>
                                      <w:r w:rsidRPr="0074606C">
                                        <w:rPr>
                                          <w:rFonts w:ascii="Times New Roman" w:hAnsi="Times New Roman" w:hint="eastAsia"/>
                                          <w:sz w:val="16"/>
                                          <w:szCs w:val="16"/>
                                          <w:rPrChange w:id="926" w:author="悠 長谷川" w:date="2025-11-05T12:47:00Z" w16du:dateUtc="2025-11-05T03:47:00Z">
                                            <w:rPr>
                                              <w:rFonts w:hint="eastAsia"/>
                                              <w:sz w:val="16"/>
                                              <w:szCs w:val="16"/>
                                            </w:rPr>
                                          </w:rPrChange>
                                        </w:rPr>
                                        <w:t>×</w:t>
                                      </w:r>
                                    </w:ins>
                                  </w:p>
                                </w:tc>
                                <w:tc>
                                  <w:tcPr>
                                    <w:tcW w:w="851" w:type="dxa"/>
                                    <w:tcBorders>
                                      <w:top w:val="single" w:sz="8" w:space="0" w:color="auto"/>
                                    </w:tcBorders>
                                    <w:tcPrChange w:id="927" w:author="響生 畠中" w:date="2025-11-05T14:53:00Z" w16du:dateUtc="2025-11-05T05:53:00Z">
                                      <w:tcPr>
                                        <w:tcW w:w="849" w:type="dxa"/>
                                        <w:gridSpan w:val="2"/>
                                      </w:tcPr>
                                    </w:tcPrChange>
                                  </w:tcPr>
                                  <w:p w14:paraId="1B031C57" w14:textId="58F7EC18" w:rsidR="009C2A6B" w:rsidRPr="0074606C" w:rsidRDefault="009C2A6B" w:rsidP="009C2A6B">
                                    <w:pPr>
                                      <w:pStyle w:val="af5"/>
                                      <w:spacing w:line="360" w:lineRule="auto"/>
                                      <w:ind w:left="0" w:firstLineChars="0" w:firstLine="0"/>
                                      <w:jc w:val="center"/>
                                      <w:rPr>
                                        <w:ins w:id="928" w:author="響生 畠中" w:date="2025-11-05T07:40:00Z" w16du:dateUtc="2025-11-04T22:40:00Z"/>
                                        <w:rFonts w:ascii="Times New Roman" w:hAnsi="Times New Roman"/>
                                        <w:b w:val="0"/>
                                        <w:bCs w:val="0"/>
                                        <w:sz w:val="16"/>
                                        <w:szCs w:val="16"/>
                                        <w:rPrChange w:id="929" w:author="悠 長谷川" w:date="2025-11-05T12:47:00Z" w16du:dateUtc="2025-11-05T03:47:00Z">
                                          <w:rPr>
                                            <w:ins w:id="930" w:author="響生 畠中" w:date="2025-11-05T07:40:00Z" w16du:dateUtc="2025-11-04T22:40:00Z"/>
                                            <w:sz w:val="20"/>
                                            <w:szCs w:val="20"/>
                                          </w:rPr>
                                        </w:rPrChange>
                                      </w:rPr>
                                    </w:pPr>
                                    <w:ins w:id="931" w:author="響生 畠中" w:date="2025-11-05T07:43:00Z" w16du:dateUtc="2025-11-04T22:43:00Z">
                                      <w:r w:rsidRPr="0074606C">
                                        <w:rPr>
                                          <w:rFonts w:ascii="Times New Roman" w:hAnsi="Times New Roman"/>
                                          <w:b w:val="0"/>
                                          <w:bCs w:val="0"/>
                                          <w:sz w:val="16"/>
                                          <w:szCs w:val="16"/>
                                          <w:rPrChange w:id="932" w:author="悠 長谷川" w:date="2025-11-05T12:47:00Z" w16du:dateUtc="2025-11-05T03:47:00Z">
                                            <w:rPr>
                                              <w:sz w:val="16"/>
                                              <w:szCs w:val="16"/>
                                            </w:rPr>
                                          </w:rPrChange>
                                        </w:rPr>
                                        <w:t>MV</w:t>
                                      </w:r>
                                    </w:ins>
                                  </w:p>
                                </w:tc>
                                <w:tc>
                                  <w:tcPr>
                                    <w:tcW w:w="0" w:type="dxa"/>
                                    <w:tcBorders>
                                      <w:top w:val="single" w:sz="8" w:space="0" w:color="auto"/>
                                    </w:tcBorders>
                                    <w:tcPrChange w:id="933" w:author="響生 畠中" w:date="2025-11-05T14:53:00Z" w16du:dateUtc="2025-11-05T05:53:00Z">
                                      <w:tcPr>
                                        <w:tcW w:w="1134" w:type="dxa"/>
                                        <w:gridSpan w:val="3"/>
                                      </w:tcPr>
                                    </w:tcPrChange>
                                  </w:tcPr>
                                  <w:p w14:paraId="6162ED20" w14:textId="2A975CC6" w:rsidR="009C2A6B" w:rsidRPr="00DC324B" w:rsidRDefault="00DC324B" w:rsidP="009C2A6B">
                                    <w:pPr>
                                      <w:pStyle w:val="af5"/>
                                      <w:spacing w:line="360" w:lineRule="auto"/>
                                      <w:ind w:left="0" w:firstLineChars="0" w:firstLine="0"/>
                                      <w:jc w:val="center"/>
                                      <w:rPr>
                                        <w:ins w:id="934" w:author="響生 畠中" w:date="2025-11-05T07:40:00Z" w16du:dateUtc="2025-11-04T22:40:00Z"/>
                                        <w:sz w:val="16"/>
                                        <w:szCs w:val="16"/>
                                        <w:rPrChange w:id="935" w:author="響生 畠中" w:date="2025-11-05T07:49:00Z" w16du:dateUtc="2025-11-04T22:49:00Z">
                                          <w:rPr>
                                            <w:ins w:id="936" w:author="響生 畠中" w:date="2025-11-05T07:40:00Z" w16du:dateUtc="2025-11-04T22:40:00Z"/>
                                            <w:sz w:val="20"/>
                                            <w:szCs w:val="20"/>
                                          </w:rPr>
                                        </w:rPrChange>
                                      </w:rPr>
                                    </w:pPr>
                                    <w:ins w:id="937" w:author="響生 畠中" w:date="2025-11-05T07:44:00Z" w16du:dateUtc="2025-11-04T22:44:00Z">
                                      <w:r w:rsidRPr="00DC324B">
                                        <w:rPr>
                                          <w:rFonts w:hint="eastAsia"/>
                                          <w:sz w:val="16"/>
                                          <w:szCs w:val="16"/>
                                        </w:rPr>
                                        <w:t>-</w:t>
                                      </w:r>
                                    </w:ins>
                                  </w:p>
                                </w:tc>
                                <w:tc>
                                  <w:tcPr>
                                    <w:tcW w:w="1268" w:type="dxa"/>
                                    <w:tcBorders>
                                      <w:top w:val="single" w:sz="8" w:space="0" w:color="auto"/>
                                    </w:tcBorders>
                                    <w:tcPrChange w:id="938" w:author="響生 畠中" w:date="2025-11-05T14:53:00Z" w16du:dateUtc="2025-11-05T05:53:00Z">
                                      <w:tcPr>
                                        <w:tcW w:w="1410" w:type="dxa"/>
                                        <w:gridSpan w:val="4"/>
                                      </w:tcPr>
                                    </w:tcPrChange>
                                  </w:tcPr>
                                  <w:p w14:paraId="2B2FD552" w14:textId="42E6EAED" w:rsidR="009C2A6B" w:rsidRPr="0074606C" w:rsidRDefault="00DC324B" w:rsidP="009C2A6B">
                                    <w:pPr>
                                      <w:pStyle w:val="af5"/>
                                      <w:spacing w:line="360" w:lineRule="auto"/>
                                      <w:ind w:left="0" w:firstLineChars="0" w:firstLine="0"/>
                                      <w:jc w:val="center"/>
                                      <w:rPr>
                                        <w:ins w:id="939" w:author="響生 畠中" w:date="2025-11-05T07:40:00Z" w16du:dateUtc="2025-11-04T22:40:00Z"/>
                                        <w:b w:val="0"/>
                                        <w:bCs w:val="0"/>
                                        <w:sz w:val="16"/>
                                        <w:szCs w:val="16"/>
                                        <w:rPrChange w:id="940" w:author="悠 長谷川" w:date="2025-11-05T12:47:00Z" w16du:dateUtc="2025-11-05T03:47:00Z">
                                          <w:rPr>
                                            <w:ins w:id="941" w:author="響生 畠中" w:date="2025-11-05T07:40:00Z" w16du:dateUtc="2025-11-04T22:40:00Z"/>
                                            <w:sz w:val="20"/>
                                            <w:szCs w:val="20"/>
                                          </w:rPr>
                                        </w:rPrChange>
                                      </w:rPr>
                                    </w:pPr>
                                    <w:ins w:id="942" w:author="響生 畠中" w:date="2025-11-05T07:44:00Z" w16du:dateUtc="2025-11-04T22:44:00Z">
                                      <w:r w:rsidRPr="0074606C">
                                        <w:rPr>
                                          <w:b w:val="0"/>
                                          <w:bCs w:val="0"/>
                                          <w:sz w:val="16"/>
                                          <w:szCs w:val="16"/>
                                          <w:rPrChange w:id="943" w:author="悠 長谷川" w:date="2025-11-05T12:47:00Z" w16du:dateUtc="2025-11-05T03:47:00Z">
                                            <w:rPr>
                                              <w:sz w:val="16"/>
                                              <w:szCs w:val="16"/>
                                            </w:rPr>
                                          </w:rPrChange>
                                        </w:rPr>
                                        <w:t>-</w:t>
                                      </w:r>
                                    </w:ins>
                                  </w:p>
                                </w:tc>
                              </w:tr>
                              <w:tr w:rsidR="009C2A6B" w14:paraId="19C940FB" w14:textId="77777777" w:rsidTr="00566F31">
                                <w:tblPrEx>
                                  <w:tblPrExChange w:id="944" w:author="響生 畠中" w:date="2025-11-05T14:53:00Z" w16du:dateUtc="2025-11-05T05:53: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438"/>
                                  <w:ins w:id="945" w:author="響生 畠中" w:date="2025-11-05T07:40:00Z"/>
                                  <w:trPrChange w:id="946" w:author="響生 畠中" w:date="2025-11-05T14:53:00Z" w16du:dateUtc="2025-11-05T05:53:00Z">
                                    <w:trPr>
                                      <w:gridBefore w:val="1"/>
                                    </w:trPr>
                                  </w:trPrChange>
                                </w:trPr>
                                <w:tc>
                                  <w:tcPr>
                                    <w:tcW w:w="1271" w:type="dxa"/>
                                    <w:tcPrChange w:id="947" w:author="響生 畠中" w:date="2025-11-05T14:53:00Z" w16du:dateUtc="2025-11-05T05:53:00Z">
                                      <w:tcPr>
                                        <w:tcW w:w="1134" w:type="dxa"/>
                                      </w:tcPr>
                                    </w:tcPrChange>
                                  </w:tcPr>
                                  <w:p w14:paraId="4D9C1BF6" w14:textId="53CDEA4F" w:rsidR="009C2A6B" w:rsidRPr="0074606C" w:rsidRDefault="009C2A6B" w:rsidP="009C2A6B">
                                    <w:pPr>
                                      <w:pStyle w:val="af5"/>
                                      <w:spacing w:line="360" w:lineRule="auto"/>
                                      <w:ind w:left="0" w:firstLineChars="0" w:firstLine="0"/>
                                      <w:jc w:val="center"/>
                                      <w:rPr>
                                        <w:ins w:id="948" w:author="響生 畠中" w:date="2025-11-05T07:40:00Z" w16du:dateUtc="2025-11-04T22:40:00Z"/>
                                        <w:rFonts w:ascii="Times New Roman" w:hAnsi="Times New Roman"/>
                                        <w:sz w:val="16"/>
                                        <w:szCs w:val="16"/>
                                        <w:rPrChange w:id="949" w:author="悠 長谷川" w:date="2025-11-05T12:47:00Z" w16du:dateUtc="2025-11-05T03:47:00Z">
                                          <w:rPr>
                                            <w:ins w:id="950" w:author="響生 畠中" w:date="2025-11-05T07:40:00Z" w16du:dateUtc="2025-11-04T22:40:00Z"/>
                                            <w:sz w:val="20"/>
                                            <w:szCs w:val="20"/>
                                          </w:rPr>
                                        </w:rPrChange>
                                      </w:rPr>
                                    </w:pPr>
                                    <w:ins w:id="951" w:author="響生 畠中" w:date="2025-11-05T07:43:00Z" w16du:dateUtc="2025-11-04T22:43:00Z">
                                      <w:r w:rsidRPr="0074606C">
                                        <w:rPr>
                                          <w:rFonts w:ascii="Times New Roman" w:hAnsi="Times New Roman"/>
                                          <w:sz w:val="16"/>
                                          <w:szCs w:val="16"/>
                                          <w:rPrChange w:id="952" w:author="悠 長谷川" w:date="2025-11-05T12:47:00Z" w16du:dateUtc="2025-11-05T03:47:00Z">
                                            <w:rPr>
                                              <w:sz w:val="16"/>
                                              <w:szCs w:val="16"/>
                                            </w:rPr>
                                          </w:rPrChange>
                                        </w:rPr>
                                        <w:t>MV-</w:t>
                                      </w:r>
                                      <w:r w:rsidRPr="0074606C">
                                        <w:rPr>
                                          <w:rFonts w:ascii="Times New Roman" w:hAnsi="Times New Roman" w:hint="eastAsia"/>
                                          <w:sz w:val="16"/>
                                          <w:szCs w:val="16"/>
                                          <w:rPrChange w:id="953" w:author="悠 長谷川" w:date="2025-11-05T12:47:00Z" w16du:dateUtc="2025-11-05T03:47:00Z">
                                            <w:rPr>
                                              <w:rFonts w:hint="eastAsia"/>
                                              <w:sz w:val="16"/>
                                              <w:szCs w:val="16"/>
                                            </w:rPr>
                                          </w:rPrChange>
                                        </w:rPr>
                                        <w:t>〇</w:t>
                                      </w:r>
                                    </w:ins>
                                  </w:p>
                                </w:tc>
                                <w:tc>
                                  <w:tcPr>
                                    <w:tcW w:w="851" w:type="dxa"/>
                                    <w:tcPrChange w:id="954" w:author="響生 畠中" w:date="2025-11-05T14:53:00Z" w16du:dateUtc="2025-11-05T05:53:00Z">
                                      <w:tcPr>
                                        <w:tcW w:w="1135" w:type="dxa"/>
                                        <w:gridSpan w:val="4"/>
                                      </w:tcPr>
                                    </w:tcPrChange>
                                  </w:tcPr>
                                  <w:p w14:paraId="78E979C4" w14:textId="2F62A2D3" w:rsidR="009C2A6B" w:rsidRPr="0074606C" w:rsidRDefault="009C2A6B" w:rsidP="009C2A6B">
                                    <w:pPr>
                                      <w:pStyle w:val="af5"/>
                                      <w:spacing w:line="360" w:lineRule="auto"/>
                                      <w:ind w:left="0" w:firstLineChars="0" w:firstLine="0"/>
                                      <w:jc w:val="center"/>
                                      <w:rPr>
                                        <w:ins w:id="955" w:author="響生 畠中" w:date="2025-11-05T07:40:00Z" w16du:dateUtc="2025-11-04T22:40:00Z"/>
                                        <w:rFonts w:ascii="Times New Roman" w:hAnsi="Times New Roman"/>
                                        <w:b w:val="0"/>
                                        <w:bCs w:val="0"/>
                                        <w:sz w:val="16"/>
                                        <w:szCs w:val="16"/>
                                        <w:rPrChange w:id="956" w:author="悠 長谷川" w:date="2025-11-05T12:47:00Z" w16du:dateUtc="2025-11-05T03:47:00Z">
                                          <w:rPr>
                                            <w:ins w:id="957" w:author="響生 畠中" w:date="2025-11-05T07:40:00Z" w16du:dateUtc="2025-11-04T22:40:00Z"/>
                                            <w:sz w:val="20"/>
                                            <w:szCs w:val="20"/>
                                          </w:rPr>
                                        </w:rPrChange>
                                      </w:rPr>
                                    </w:pPr>
                                    <w:ins w:id="958" w:author="響生 畠中" w:date="2025-11-05T07:43:00Z" w16du:dateUtc="2025-11-04T22:43:00Z">
                                      <w:r w:rsidRPr="0074606C">
                                        <w:rPr>
                                          <w:rFonts w:ascii="Times New Roman" w:hAnsi="Times New Roman"/>
                                          <w:b w:val="0"/>
                                          <w:bCs w:val="0"/>
                                          <w:sz w:val="16"/>
                                          <w:szCs w:val="16"/>
                                          <w:rPrChange w:id="959" w:author="悠 長谷川" w:date="2025-11-05T12:47:00Z" w16du:dateUtc="2025-11-05T03:47:00Z">
                                            <w:rPr>
                                              <w:sz w:val="16"/>
                                              <w:szCs w:val="16"/>
                                            </w:rPr>
                                          </w:rPrChange>
                                        </w:rPr>
                                        <w:t>MV</w:t>
                                      </w:r>
                                    </w:ins>
                                  </w:p>
                                </w:tc>
                                <w:tc>
                                  <w:tcPr>
                                    <w:tcW w:w="1134" w:type="dxa"/>
                                    <w:tcPrChange w:id="960" w:author="響生 畠中" w:date="2025-11-05T14:53:00Z" w16du:dateUtc="2025-11-05T05:53:00Z">
                                      <w:tcPr>
                                        <w:tcW w:w="1135" w:type="dxa"/>
                                        <w:gridSpan w:val="3"/>
                                      </w:tcPr>
                                    </w:tcPrChange>
                                  </w:tcPr>
                                  <w:p w14:paraId="2FF14665" w14:textId="16243E58" w:rsidR="009C2A6B" w:rsidRPr="00DC324B" w:rsidRDefault="00DC324B" w:rsidP="009C2A6B">
                                    <w:pPr>
                                      <w:pStyle w:val="af5"/>
                                      <w:spacing w:line="360" w:lineRule="auto"/>
                                      <w:ind w:left="0" w:firstLineChars="0" w:firstLine="0"/>
                                      <w:jc w:val="center"/>
                                      <w:rPr>
                                        <w:ins w:id="961" w:author="響生 畠中" w:date="2025-11-05T07:40:00Z" w16du:dateUtc="2025-11-04T22:40:00Z"/>
                                        <w:sz w:val="16"/>
                                        <w:szCs w:val="16"/>
                                        <w:rPrChange w:id="962" w:author="響生 畠中" w:date="2025-11-05T07:49:00Z" w16du:dateUtc="2025-11-04T22:49:00Z">
                                          <w:rPr>
                                            <w:ins w:id="963" w:author="響生 畠中" w:date="2025-11-05T07:40:00Z" w16du:dateUtc="2025-11-04T22:40:00Z"/>
                                            <w:sz w:val="20"/>
                                            <w:szCs w:val="20"/>
                                          </w:rPr>
                                        </w:rPrChange>
                                      </w:rPr>
                                    </w:pPr>
                                    <w:ins w:id="964" w:author="響生 畠中" w:date="2025-11-05T07:44:00Z" w16du:dateUtc="2025-11-04T22:44:00Z">
                                      <w:r w:rsidRPr="00DC324B">
                                        <w:rPr>
                                          <w:rFonts w:hint="eastAsia"/>
                                          <w:sz w:val="16"/>
                                          <w:szCs w:val="16"/>
                                        </w:rPr>
                                        <w:t>-</w:t>
                                      </w:r>
                                    </w:ins>
                                  </w:p>
                                </w:tc>
                                <w:tc>
                                  <w:tcPr>
                                    <w:tcW w:w="1268" w:type="dxa"/>
                                    <w:tcPrChange w:id="965" w:author="響生 畠中" w:date="2025-11-05T14:53:00Z" w16du:dateUtc="2025-11-05T05:53:00Z">
                                      <w:tcPr>
                                        <w:tcW w:w="1135" w:type="dxa"/>
                                        <w:gridSpan w:val="2"/>
                                      </w:tcPr>
                                    </w:tcPrChange>
                                  </w:tcPr>
                                  <w:p w14:paraId="562663A3" w14:textId="22FBF37F" w:rsidR="009C2A6B" w:rsidRPr="0074606C" w:rsidRDefault="00DC324B" w:rsidP="009C2A6B">
                                    <w:pPr>
                                      <w:pStyle w:val="af5"/>
                                      <w:spacing w:line="360" w:lineRule="auto"/>
                                      <w:ind w:left="0" w:firstLineChars="0" w:firstLine="0"/>
                                      <w:jc w:val="center"/>
                                      <w:rPr>
                                        <w:ins w:id="966" w:author="響生 畠中" w:date="2025-11-05T07:40:00Z" w16du:dateUtc="2025-11-04T22:40:00Z"/>
                                        <w:b w:val="0"/>
                                        <w:bCs w:val="0"/>
                                        <w:sz w:val="16"/>
                                        <w:szCs w:val="16"/>
                                        <w:rPrChange w:id="967" w:author="悠 長谷川" w:date="2025-11-05T12:47:00Z" w16du:dateUtc="2025-11-05T03:47:00Z">
                                          <w:rPr>
                                            <w:ins w:id="968" w:author="響生 畠中" w:date="2025-11-05T07:40:00Z" w16du:dateUtc="2025-11-04T22:40:00Z"/>
                                            <w:sz w:val="20"/>
                                            <w:szCs w:val="20"/>
                                          </w:rPr>
                                        </w:rPrChange>
                                      </w:rPr>
                                    </w:pPr>
                                    <w:ins w:id="969" w:author="響生 畠中" w:date="2025-11-05T07:44:00Z" w16du:dateUtc="2025-11-04T22:44:00Z">
                                      <w:r w:rsidRPr="0074606C">
                                        <w:rPr>
                                          <w:rFonts w:hint="eastAsia"/>
                                          <w:b w:val="0"/>
                                          <w:bCs w:val="0"/>
                                          <w:sz w:val="16"/>
                                          <w:szCs w:val="16"/>
                                          <w:rPrChange w:id="970" w:author="悠 長谷川" w:date="2025-11-05T12:47:00Z" w16du:dateUtc="2025-11-05T03:47:00Z">
                                            <w:rPr>
                                              <w:rFonts w:hint="eastAsia"/>
                                              <w:sz w:val="16"/>
                                              <w:szCs w:val="16"/>
                                            </w:rPr>
                                          </w:rPrChange>
                                        </w:rPr>
                                        <w:t>〇</w:t>
                                      </w:r>
                                    </w:ins>
                                  </w:p>
                                </w:tc>
                              </w:tr>
                              <w:tr w:rsidR="009C2A6B" w14:paraId="4954E151" w14:textId="77777777" w:rsidTr="00566F31">
                                <w:tblPrEx>
                                  <w:tblPrExChange w:id="971" w:author="響生 畠中" w:date="2025-11-05T14:53:00Z" w16du:dateUtc="2025-11-05T05:53: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438"/>
                                  <w:ins w:id="972" w:author="響生 畠中" w:date="2025-11-05T07:40:00Z"/>
                                  <w:trPrChange w:id="973" w:author="響生 畠中" w:date="2025-11-05T14:53:00Z" w16du:dateUtc="2025-11-05T05:53:00Z">
                                    <w:trPr>
                                      <w:gridBefore w:val="1"/>
                                    </w:trPr>
                                  </w:trPrChange>
                                </w:trPr>
                                <w:tc>
                                  <w:tcPr>
                                    <w:tcW w:w="1271" w:type="dxa"/>
                                    <w:tcPrChange w:id="974" w:author="響生 畠中" w:date="2025-11-05T14:53:00Z" w16du:dateUtc="2025-11-05T05:53:00Z">
                                      <w:tcPr>
                                        <w:tcW w:w="1134" w:type="dxa"/>
                                      </w:tcPr>
                                    </w:tcPrChange>
                                  </w:tcPr>
                                  <w:p w14:paraId="58CE8BB6" w14:textId="0FC1EAED" w:rsidR="009C2A6B" w:rsidRPr="0074606C" w:rsidRDefault="009C2A6B" w:rsidP="009C2A6B">
                                    <w:pPr>
                                      <w:pStyle w:val="af5"/>
                                      <w:spacing w:line="360" w:lineRule="auto"/>
                                      <w:ind w:left="0" w:firstLineChars="0" w:firstLine="0"/>
                                      <w:jc w:val="center"/>
                                      <w:rPr>
                                        <w:ins w:id="975" w:author="響生 畠中" w:date="2025-11-05T07:40:00Z" w16du:dateUtc="2025-11-04T22:40:00Z"/>
                                        <w:rFonts w:ascii="Times New Roman" w:hAnsi="Times New Roman"/>
                                        <w:sz w:val="16"/>
                                        <w:szCs w:val="16"/>
                                        <w:rPrChange w:id="976" w:author="悠 長谷川" w:date="2025-11-05T12:47:00Z" w16du:dateUtc="2025-11-05T03:47:00Z">
                                          <w:rPr>
                                            <w:ins w:id="977" w:author="響生 畠中" w:date="2025-11-05T07:40:00Z" w16du:dateUtc="2025-11-04T22:40:00Z"/>
                                            <w:sz w:val="20"/>
                                            <w:szCs w:val="20"/>
                                          </w:rPr>
                                        </w:rPrChange>
                                      </w:rPr>
                                    </w:pPr>
                                    <w:ins w:id="978" w:author="響生 畠中" w:date="2025-11-05T07:43:00Z" w16du:dateUtc="2025-11-04T22:43:00Z">
                                      <w:r w:rsidRPr="0074606C">
                                        <w:rPr>
                                          <w:rFonts w:ascii="Times New Roman" w:hAnsi="Times New Roman"/>
                                          <w:sz w:val="16"/>
                                          <w:szCs w:val="16"/>
                                          <w:rPrChange w:id="979" w:author="悠 長谷川" w:date="2025-11-05T12:47:00Z" w16du:dateUtc="2025-11-05T03:47:00Z">
                                            <w:rPr>
                                              <w:sz w:val="16"/>
                                              <w:szCs w:val="16"/>
                                            </w:rPr>
                                          </w:rPrChange>
                                        </w:rPr>
                                        <w:t>1.0AV-</w:t>
                                      </w:r>
                                      <w:r w:rsidRPr="0074606C">
                                        <w:rPr>
                                          <w:rFonts w:ascii="Times New Roman" w:hAnsi="Times New Roman" w:hint="eastAsia"/>
                                          <w:sz w:val="16"/>
                                          <w:szCs w:val="16"/>
                                          <w:rPrChange w:id="980" w:author="悠 長谷川" w:date="2025-11-05T12:47:00Z" w16du:dateUtc="2025-11-05T03:47:00Z">
                                            <w:rPr>
                                              <w:rFonts w:hint="eastAsia"/>
                                              <w:sz w:val="16"/>
                                              <w:szCs w:val="16"/>
                                            </w:rPr>
                                          </w:rPrChange>
                                        </w:rPr>
                                        <w:t>×</w:t>
                                      </w:r>
                                    </w:ins>
                                  </w:p>
                                </w:tc>
                                <w:tc>
                                  <w:tcPr>
                                    <w:tcW w:w="851" w:type="dxa"/>
                                    <w:tcPrChange w:id="981" w:author="響生 畠中" w:date="2025-11-05T14:53:00Z" w16du:dateUtc="2025-11-05T05:53:00Z">
                                      <w:tcPr>
                                        <w:tcW w:w="1135" w:type="dxa"/>
                                        <w:gridSpan w:val="4"/>
                                      </w:tcPr>
                                    </w:tcPrChange>
                                  </w:tcPr>
                                  <w:p w14:paraId="06D2BD9B" w14:textId="69035D77" w:rsidR="009C2A6B" w:rsidRPr="0074606C" w:rsidRDefault="009C2A6B" w:rsidP="009C2A6B">
                                    <w:pPr>
                                      <w:pStyle w:val="af5"/>
                                      <w:spacing w:line="360" w:lineRule="auto"/>
                                      <w:ind w:left="0" w:firstLineChars="0" w:firstLine="0"/>
                                      <w:jc w:val="center"/>
                                      <w:rPr>
                                        <w:ins w:id="982" w:author="響生 畠中" w:date="2025-11-05T07:40:00Z" w16du:dateUtc="2025-11-04T22:40:00Z"/>
                                        <w:rFonts w:ascii="Times New Roman" w:hAnsi="Times New Roman"/>
                                        <w:b w:val="0"/>
                                        <w:bCs w:val="0"/>
                                        <w:sz w:val="16"/>
                                        <w:szCs w:val="16"/>
                                        <w:rPrChange w:id="983" w:author="悠 長谷川" w:date="2025-11-05T12:47:00Z" w16du:dateUtc="2025-11-05T03:47:00Z">
                                          <w:rPr>
                                            <w:ins w:id="984" w:author="響生 畠中" w:date="2025-11-05T07:40:00Z" w16du:dateUtc="2025-11-04T22:40:00Z"/>
                                            <w:sz w:val="20"/>
                                            <w:szCs w:val="20"/>
                                          </w:rPr>
                                        </w:rPrChange>
                                      </w:rPr>
                                    </w:pPr>
                                    <w:ins w:id="985" w:author="響生 畠中" w:date="2025-11-05T07:43:00Z" w16du:dateUtc="2025-11-04T22:43:00Z">
                                      <w:r w:rsidRPr="0074606C">
                                        <w:rPr>
                                          <w:rFonts w:ascii="Times New Roman" w:hAnsi="Times New Roman"/>
                                          <w:b w:val="0"/>
                                          <w:bCs w:val="0"/>
                                          <w:sz w:val="16"/>
                                          <w:szCs w:val="16"/>
                                          <w:rPrChange w:id="986" w:author="悠 長谷川" w:date="2025-11-05T12:47:00Z" w16du:dateUtc="2025-11-05T03:47:00Z">
                                            <w:rPr>
                                              <w:sz w:val="16"/>
                                              <w:szCs w:val="16"/>
                                            </w:rPr>
                                          </w:rPrChange>
                                        </w:rPr>
                                        <w:t>AV</w:t>
                                      </w:r>
                                    </w:ins>
                                  </w:p>
                                </w:tc>
                                <w:tc>
                                  <w:tcPr>
                                    <w:tcW w:w="1134" w:type="dxa"/>
                                    <w:tcPrChange w:id="987" w:author="響生 畠中" w:date="2025-11-05T14:53:00Z" w16du:dateUtc="2025-11-05T05:53:00Z">
                                      <w:tcPr>
                                        <w:tcW w:w="1135" w:type="dxa"/>
                                        <w:gridSpan w:val="3"/>
                                      </w:tcPr>
                                    </w:tcPrChange>
                                  </w:tcPr>
                                  <w:p w14:paraId="5DC099C8" w14:textId="7E3F0910" w:rsidR="009C2A6B" w:rsidRPr="00DC324B" w:rsidRDefault="00DC324B" w:rsidP="009C2A6B">
                                    <w:pPr>
                                      <w:pStyle w:val="af5"/>
                                      <w:spacing w:line="360" w:lineRule="auto"/>
                                      <w:ind w:left="0" w:firstLineChars="0" w:firstLine="0"/>
                                      <w:jc w:val="center"/>
                                      <w:rPr>
                                        <w:ins w:id="988" w:author="響生 畠中" w:date="2025-11-05T07:40:00Z" w16du:dateUtc="2025-11-04T22:40:00Z"/>
                                        <w:sz w:val="16"/>
                                        <w:szCs w:val="16"/>
                                        <w:rPrChange w:id="989" w:author="響生 畠中" w:date="2025-11-05T07:49:00Z" w16du:dateUtc="2025-11-04T22:49:00Z">
                                          <w:rPr>
                                            <w:ins w:id="990" w:author="響生 畠中" w:date="2025-11-05T07:40:00Z" w16du:dateUtc="2025-11-04T22:40:00Z"/>
                                            <w:sz w:val="20"/>
                                            <w:szCs w:val="20"/>
                                          </w:rPr>
                                        </w:rPrChange>
                                      </w:rPr>
                                    </w:pPr>
                                    <w:ins w:id="991" w:author="響生 畠中" w:date="2025-11-05T07:44:00Z" w16du:dateUtc="2025-11-04T22:44:00Z">
                                      <w:r w:rsidRPr="00DC324B">
                                        <w:rPr>
                                          <w:rFonts w:hint="eastAsia"/>
                                          <w:sz w:val="16"/>
                                          <w:szCs w:val="16"/>
                                        </w:rPr>
                                        <w:t>-</w:t>
                                      </w:r>
                                    </w:ins>
                                  </w:p>
                                </w:tc>
                                <w:tc>
                                  <w:tcPr>
                                    <w:tcW w:w="1268" w:type="dxa"/>
                                    <w:tcPrChange w:id="992" w:author="響生 畠中" w:date="2025-11-05T14:53:00Z" w16du:dateUtc="2025-11-05T05:53:00Z">
                                      <w:tcPr>
                                        <w:tcW w:w="1135" w:type="dxa"/>
                                        <w:gridSpan w:val="2"/>
                                      </w:tcPr>
                                    </w:tcPrChange>
                                  </w:tcPr>
                                  <w:p w14:paraId="40D86985" w14:textId="22FAD47D" w:rsidR="009C2A6B" w:rsidRPr="0074606C" w:rsidRDefault="00DC324B" w:rsidP="009C2A6B">
                                    <w:pPr>
                                      <w:pStyle w:val="af5"/>
                                      <w:spacing w:line="360" w:lineRule="auto"/>
                                      <w:ind w:left="0" w:firstLineChars="0" w:firstLine="0"/>
                                      <w:jc w:val="center"/>
                                      <w:rPr>
                                        <w:ins w:id="993" w:author="響生 畠中" w:date="2025-11-05T07:40:00Z" w16du:dateUtc="2025-11-04T22:40:00Z"/>
                                        <w:b w:val="0"/>
                                        <w:bCs w:val="0"/>
                                        <w:sz w:val="16"/>
                                        <w:szCs w:val="16"/>
                                        <w:rPrChange w:id="994" w:author="悠 長谷川" w:date="2025-11-05T12:47:00Z" w16du:dateUtc="2025-11-05T03:47:00Z">
                                          <w:rPr>
                                            <w:ins w:id="995" w:author="響生 畠中" w:date="2025-11-05T07:40:00Z" w16du:dateUtc="2025-11-04T22:40:00Z"/>
                                            <w:sz w:val="20"/>
                                            <w:szCs w:val="20"/>
                                          </w:rPr>
                                        </w:rPrChange>
                                      </w:rPr>
                                    </w:pPr>
                                    <w:ins w:id="996" w:author="響生 畠中" w:date="2025-11-05T07:44:00Z" w16du:dateUtc="2025-11-04T22:44:00Z">
                                      <w:r w:rsidRPr="0074606C">
                                        <w:rPr>
                                          <w:b w:val="0"/>
                                          <w:bCs w:val="0"/>
                                          <w:sz w:val="16"/>
                                          <w:szCs w:val="16"/>
                                          <w:rPrChange w:id="997" w:author="悠 長谷川" w:date="2025-11-05T12:47:00Z" w16du:dateUtc="2025-11-05T03:47:00Z">
                                            <w:rPr>
                                              <w:sz w:val="16"/>
                                              <w:szCs w:val="16"/>
                                            </w:rPr>
                                          </w:rPrChange>
                                        </w:rPr>
                                        <w:t>-</w:t>
                                      </w:r>
                                    </w:ins>
                                  </w:p>
                                </w:tc>
                              </w:tr>
                              <w:tr w:rsidR="009C2A6B" w14:paraId="493797E5" w14:textId="77777777" w:rsidTr="00D674A9">
                                <w:tblPrEx>
                                  <w:tblPrExChange w:id="998" w:author="響生 畠中" w:date="2025-11-05T15:43:00Z" w16du:dateUtc="2025-11-05T06:43: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889"/>
                                  <w:ins w:id="999" w:author="響生 畠中" w:date="2025-11-05T07:40:00Z"/>
                                  <w:trPrChange w:id="1000" w:author="響生 畠中" w:date="2025-11-05T15:43:00Z" w16du:dateUtc="2025-11-05T06:43:00Z">
                                    <w:trPr>
                                      <w:gridBefore w:val="1"/>
                                    </w:trPr>
                                  </w:trPrChange>
                                </w:trPr>
                                <w:tc>
                                  <w:tcPr>
                                    <w:tcW w:w="1271" w:type="dxa"/>
                                    <w:tcPrChange w:id="1001" w:author="響生 畠中" w:date="2025-11-05T15:43:00Z" w16du:dateUtc="2025-11-05T06:43:00Z">
                                      <w:tcPr>
                                        <w:tcW w:w="1134" w:type="dxa"/>
                                      </w:tcPr>
                                    </w:tcPrChange>
                                  </w:tcPr>
                                  <w:p w14:paraId="5854BDA3" w14:textId="724BF71A" w:rsidR="009C2A6B" w:rsidRPr="0074606C" w:rsidRDefault="009C2A6B" w:rsidP="009C2A6B">
                                    <w:pPr>
                                      <w:pStyle w:val="af5"/>
                                      <w:spacing w:line="360" w:lineRule="auto"/>
                                      <w:ind w:left="0" w:firstLineChars="0" w:firstLine="0"/>
                                      <w:jc w:val="center"/>
                                      <w:rPr>
                                        <w:ins w:id="1002" w:author="響生 畠中" w:date="2025-11-05T07:40:00Z" w16du:dateUtc="2025-11-04T22:40:00Z"/>
                                        <w:rFonts w:ascii="Times New Roman" w:hAnsi="Times New Roman"/>
                                        <w:sz w:val="16"/>
                                        <w:szCs w:val="16"/>
                                        <w:rPrChange w:id="1003" w:author="悠 長谷川" w:date="2025-11-05T12:47:00Z" w16du:dateUtc="2025-11-05T03:47:00Z">
                                          <w:rPr>
                                            <w:ins w:id="1004" w:author="響生 畠中" w:date="2025-11-05T07:40:00Z" w16du:dateUtc="2025-11-04T22:40:00Z"/>
                                            <w:sz w:val="20"/>
                                            <w:szCs w:val="20"/>
                                          </w:rPr>
                                        </w:rPrChange>
                                      </w:rPr>
                                    </w:pPr>
                                    <w:ins w:id="1005" w:author="響生 畠中" w:date="2025-11-05T07:43:00Z" w16du:dateUtc="2025-11-04T22:43:00Z">
                                      <w:r w:rsidRPr="0074606C">
                                        <w:rPr>
                                          <w:rFonts w:ascii="Times New Roman" w:hAnsi="Times New Roman"/>
                                          <w:sz w:val="16"/>
                                          <w:szCs w:val="16"/>
                                          <w:rPrChange w:id="1006" w:author="悠 長谷川" w:date="2025-11-05T12:47:00Z" w16du:dateUtc="2025-11-05T03:47:00Z">
                                            <w:rPr>
                                              <w:sz w:val="16"/>
                                              <w:szCs w:val="16"/>
                                            </w:rPr>
                                          </w:rPrChange>
                                        </w:rPr>
                                        <w:t>1.0AV-</w:t>
                                      </w:r>
                                      <w:r w:rsidRPr="0074606C">
                                        <w:rPr>
                                          <w:rFonts w:ascii="Times New Roman" w:hAnsi="Times New Roman" w:hint="eastAsia"/>
                                          <w:sz w:val="16"/>
                                          <w:szCs w:val="16"/>
                                          <w:rPrChange w:id="1007" w:author="悠 長谷川" w:date="2025-11-05T12:47:00Z" w16du:dateUtc="2025-11-05T03:47:00Z">
                                            <w:rPr>
                                              <w:rFonts w:hint="eastAsia"/>
                                              <w:sz w:val="16"/>
                                              <w:szCs w:val="16"/>
                                            </w:rPr>
                                          </w:rPrChange>
                                        </w:rPr>
                                        <w:t>〇</w:t>
                                      </w:r>
                                    </w:ins>
                                  </w:p>
                                </w:tc>
                                <w:tc>
                                  <w:tcPr>
                                    <w:tcW w:w="851" w:type="dxa"/>
                                    <w:tcPrChange w:id="1008" w:author="響生 畠中" w:date="2025-11-05T15:43:00Z" w16du:dateUtc="2025-11-05T06:43:00Z">
                                      <w:tcPr>
                                        <w:tcW w:w="1135" w:type="dxa"/>
                                        <w:gridSpan w:val="4"/>
                                      </w:tcPr>
                                    </w:tcPrChange>
                                  </w:tcPr>
                                  <w:p w14:paraId="45FBEE8E" w14:textId="71EE5B6B" w:rsidR="009C2A6B" w:rsidRPr="0074606C" w:rsidRDefault="009C2A6B" w:rsidP="009C2A6B">
                                    <w:pPr>
                                      <w:pStyle w:val="af5"/>
                                      <w:spacing w:line="360" w:lineRule="auto"/>
                                      <w:ind w:left="0" w:firstLineChars="0" w:firstLine="0"/>
                                      <w:jc w:val="center"/>
                                      <w:rPr>
                                        <w:ins w:id="1009" w:author="響生 畠中" w:date="2025-11-05T07:40:00Z" w16du:dateUtc="2025-11-04T22:40:00Z"/>
                                        <w:rFonts w:ascii="Times New Roman" w:hAnsi="Times New Roman"/>
                                        <w:b w:val="0"/>
                                        <w:bCs w:val="0"/>
                                        <w:sz w:val="16"/>
                                        <w:szCs w:val="16"/>
                                        <w:rPrChange w:id="1010" w:author="悠 長谷川" w:date="2025-11-05T12:47:00Z" w16du:dateUtc="2025-11-05T03:47:00Z">
                                          <w:rPr>
                                            <w:ins w:id="1011" w:author="響生 畠中" w:date="2025-11-05T07:40:00Z" w16du:dateUtc="2025-11-04T22:40:00Z"/>
                                            <w:sz w:val="20"/>
                                            <w:szCs w:val="20"/>
                                          </w:rPr>
                                        </w:rPrChange>
                                      </w:rPr>
                                    </w:pPr>
                                    <w:ins w:id="1012" w:author="響生 畠中" w:date="2025-11-05T07:43:00Z" w16du:dateUtc="2025-11-04T22:43:00Z">
                                      <w:r w:rsidRPr="0074606C">
                                        <w:rPr>
                                          <w:rFonts w:ascii="Times New Roman" w:hAnsi="Times New Roman"/>
                                          <w:b w:val="0"/>
                                          <w:bCs w:val="0"/>
                                          <w:sz w:val="16"/>
                                          <w:szCs w:val="16"/>
                                          <w:rPrChange w:id="1013" w:author="悠 長谷川" w:date="2025-11-05T12:47:00Z" w16du:dateUtc="2025-11-05T03:47:00Z">
                                            <w:rPr>
                                              <w:sz w:val="16"/>
                                              <w:szCs w:val="16"/>
                                            </w:rPr>
                                          </w:rPrChange>
                                        </w:rPr>
                                        <w:t>AV</w:t>
                                      </w:r>
                                    </w:ins>
                                  </w:p>
                                </w:tc>
                                <w:tc>
                                  <w:tcPr>
                                    <w:tcW w:w="1134" w:type="dxa"/>
                                    <w:tcPrChange w:id="1014" w:author="響生 畠中" w:date="2025-11-05T15:43:00Z" w16du:dateUtc="2025-11-05T06:43:00Z">
                                      <w:tcPr>
                                        <w:tcW w:w="1135" w:type="dxa"/>
                                        <w:gridSpan w:val="3"/>
                                      </w:tcPr>
                                    </w:tcPrChange>
                                  </w:tcPr>
                                  <w:p w14:paraId="6CFB9D58" w14:textId="63657BB2" w:rsidR="009C2A6B" w:rsidRPr="00DC324B" w:rsidRDefault="00DC324B" w:rsidP="009C2A6B">
                                    <w:pPr>
                                      <w:pStyle w:val="af5"/>
                                      <w:spacing w:line="360" w:lineRule="auto"/>
                                      <w:ind w:left="0" w:firstLineChars="0" w:firstLine="0"/>
                                      <w:jc w:val="center"/>
                                      <w:rPr>
                                        <w:ins w:id="1015" w:author="響生 畠中" w:date="2025-11-05T07:40:00Z" w16du:dateUtc="2025-11-04T22:40:00Z"/>
                                        <w:sz w:val="16"/>
                                        <w:szCs w:val="16"/>
                                        <w:rPrChange w:id="1016" w:author="響生 畠中" w:date="2025-11-05T07:49:00Z" w16du:dateUtc="2025-11-04T22:49:00Z">
                                          <w:rPr>
                                            <w:ins w:id="1017" w:author="響生 畠中" w:date="2025-11-05T07:40:00Z" w16du:dateUtc="2025-11-04T22:40:00Z"/>
                                            <w:sz w:val="20"/>
                                            <w:szCs w:val="20"/>
                                          </w:rPr>
                                        </w:rPrChange>
                                      </w:rPr>
                                    </w:pPr>
                                    <w:ins w:id="1018" w:author="響生 畠中" w:date="2025-11-05T07:44:00Z" w16du:dateUtc="2025-11-04T22:44:00Z">
                                      <w:r w:rsidRPr="00DC324B">
                                        <w:rPr>
                                          <w:rFonts w:hint="eastAsia"/>
                                          <w:sz w:val="16"/>
                                          <w:szCs w:val="16"/>
                                        </w:rPr>
                                        <w:t>-</w:t>
                                      </w:r>
                                    </w:ins>
                                  </w:p>
                                </w:tc>
                                <w:tc>
                                  <w:tcPr>
                                    <w:tcW w:w="1268" w:type="dxa"/>
                                    <w:tcPrChange w:id="1019" w:author="響生 畠中" w:date="2025-11-05T15:43:00Z" w16du:dateUtc="2025-11-05T06:43:00Z">
                                      <w:tcPr>
                                        <w:tcW w:w="1135" w:type="dxa"/>
                                        <w:gridSpan w:val="2"/>
                                      </w:tcPr>
                                    </w:tcPrChange>
                                  </w:tcPr>
                                  <w:p w14:paraId="0BD0180E" w14:textId="5E9D882F" w:rsidR="009C2A6B" w:rsidRPr="0074606C" w:rsidRDefault="00DC324B" w:rsidP="009C2A6B">
                                    <w:pPr>
                                      <w:pStyle w:val="af5"/>
                                      <w:spacing w:line="360" w:lineRule="auto"/>
                                      <w:ind w:left="0" w:firstLineChars="0" w:firstLine="0"/>
                                      <w:jc w:val="center"/>
                                      <w:rPr>
                                        <w:ins w:id="1020" w:author="響生 畠中" w:date="2025-11-05T07:40:00Z" w16du:dateUtc="2025-11-04T22:40:00Z"/>
                                        <w:b w:val="0"/>
                                        <w:bCs w:val="0"/>
                                        <w:sz w:val="16"/>
                                        <w:szCs w:val="16"/>
                                        <w:rPrChange w:id="1021" w:author="悠 長谷川" w:date="2025-11-05T12:47:00Z" w16du:dateUtc="2025-11-05T03:47:00Z">
                                          <w:rPr>
                                            <w:ins w:id="1022" w:author="響生 畠中" w:date="2025-11-05T07:40:00Z" w16du:dateUtc="2025-11-04T22:40:00Z"/>
                                            <w:sz w:val="20"/>
                                            <w:szCs w:val="20"/>
                                          </w:rPr>
                                        </w:rPrChange>
                                      </w:rPr>
                                    </w:pPr>
                                    <w:ins w:id="1023" w:author="響生 畠中" w:date="2025-11-05T07:44:00Z" w16du:dateUtc="2025-11-04T22:44:00Z">
                                      <w:r w:rsidRPr="0074606C">
                                        <w:rPr>
                                          <w:rFonts w:hint="eastAsia"/>
                                          <w:b w:val="0"/>
                                          <w:bCs w:val="0"/>
                                          <w:sz w:val="16"/>
                                          <w:szCs w:val="16"/>
                                          <w:rPrChange w:id="1024" w:author="悠 長谷川" w:date="2025-11-05T12:47:00Z" w16du:dateUtc="2025-11-05T03:47:00Z">
                                            <w:rPr>
                                              <w:rFonts w:hint="eastAsia"/>
                                              <w:sz w:val="16"/>
                                              <w:szCs w:val="16"/>
                                            </w:rPr>
                                          </w:rPrChange>
                                        </w:rPr>
                                        <w:t>〇</w:t>
                                      </w:r>
                                    </w:ins>
                                  </w:p>
                                </w:tc>
                              </w:tr>
                              <w:tr w:rsidR="009C2A6B" w14:paraId="7A514637" w14:textId="77777777" w:rsidTr="00566F31">
                                <w:tblPrEx>
                                  <w:tblPrExChange w:id="1025" w:author="響生 畠中" w:date="2025-11-05T14:53:00Z" w16du:dateUtc="2025-11-05T05:53: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438"/>
                                  <w:ins w:id="1026" w:author="響生 畠中" w:date="2025-11-05T07:40:00Z"/>
                                  <w:trPrChange w:id="1027" w:author="響生 畠中" w:date="2025-11-05T14:53:00Z" w16du:dateUtc="2025-11-05T05:53:00Z">
                                    <w:trPr>
                                      <w:gridBefore w:val="1"/>
                                    </w:trPr>
                                  </w:trPrChange>
                                </w:trPr>
                                <w:tc>
                                  <w:tcPr>
                                    <w:tcW w:w="1271" w:type="dxa"/>
                                    <w:tcPrChange w:id="1028" w:author="響生 畠中" w:date="2025-11-05T14:53:00Z" w16du:dateUtc="2025-11-05T05:53:00Z">
                                      <w:tcPr>
                                        <w:tcW w:w="1134" w:type="dxa"/>
                                      </w:tcPr>
                                    </w:tcPrChange>
                                  </w:tcPr>
                                  <w:p w14:paraId="74CAF89E" w14:textId="38CE6D11" w:rsidR="009C2A6B" w:rsidRPr="0074606C" w:rsidRDefault="009C2A6B" w:rsidP="009C2A6B">
                                    <w:pPr>
                                      <w:pStyle w:val="af5"/>
                                      <w:spacing w:line="360" w:lineRule="auto"/>
                                      <w:ind w:left="0" w:firstLineChars="0" w:firstLine="0"/>
                                      <w:jc w:val="center"/>
                                      <w:rPr>
                                        <w:ins w:id="1029" w:author="響生 畠中" w:date="2025-11-05T07:40:00Z" w16du:dateUtc="2025-11-04T22:40:00Z"/>
                                        <w:rFonts w:ascii="Times New Roman" w:hAnsi="Times New Roman"/>
                                        <w:sz w:val="16"/>
                                        <w:szCs w:val="16"/>
                                        <w:rPrChange w:id="1030" w:author="悠 長谷川" w:date="2025-11-05T12:47:00Z" w16du:dateUtc="2025-11-05T03:47:00Z">
                                          <w:rPr>
                                            <w:ins w:id="1031" w:author="響生 畠中" w:date="2025-11-05T07:40:00Z" w16du:dateUtc="2025-11-04T22:40:00Z"/>
                                            <w:sz w:val="20"/>
                                            <w:szCs w:val="20"/>
                                          </w:rPr>
                                        </w:rPrChange>
                                      </w:rPr>
                                    </w:pPr>
                                    <w:ins w:id="1032" w:author="響生 畠中" w:date="2025-11-05T07:43:00Z" w16du:dateUtc="2025-11-04T22:43:00Z">
                                      <w:r w:rsidRPr="0074606C">
                                        <w:rPr>
                                          <w:rFonts w:ascii="Times New Roman" w:hAnsi="Times New Roman"/>
                                          <w:sz w:val="16"/>
                                          <w:szCs w:val="16"/>
                                          <w:rPrChange w:id="1033" w:author="悠 長谷川" w:date="2025-11-05T12:47:00Z" w16du:dateUtc="2025-11-05T03:47:00Z">
                                            <w:rPr>
                                              <w:sz w:val="16"/>
                                              <w:szCs w:val="16"/>
                                            </w:rPr>
                                          </w:rPrChange>
                                        </w:rPr>
                                        <w:t>0.7AV-</w:t>
                                      </w:r>
                                      <w:r w:rsidRPr="0074606C">
                                        <w:rPr>
                                          <w:rFonts w:ascii="Times New Roman" w:hAnsi="Times New Roman" w:hint="eastAsia"/>
                                          <w:sz w:val="16"/>
                                          <w:szCs w:val="16"/>
                                          <w:rPrChange w:id="1034" w:author="悠 長谷川" w:date="2025-11-05T12:47:00Z" w16du:dateUtc="2025-11-05T03:47:00Z">
                                            <w:rPr>
                                              <w:rFonts w:hint="eastAsia"/>
                                              <w:sz w:val="16"/>
                                              <w:szCs w:val="16"/>
                                            </w:rPr>
                                          </w:rPrChange>
                                        </w:rPr>
                                        <w:t>×</w:t>
                                      </w:r>
                                    </w:ins>
                                  </w:p>
                                </w:tc>
                                <w:tc>
                                  <w:tcPr>
                                    <w:tcW w:w="851" w:type="dxa"/>
                                    <w:tcPrChange w:id="1035" w:author="響生 畠中" w:date="2025-11-05T14:53:00Z" w16du:dateUtc="2025-11-05T05:53:00Z">
                                      <w:tcPr>
                                        <w:tcW w:w="1135" w:type="dxa"/>
                                        <w:gridSpan w:val="4"/>
                                      </w:tcPr>
                                    </w:tcPrChange>
                                  </w:tcPr>
                                  <w:p w14:paraId="29B0A9BB" w14:textId="299A2E80" w:rsidR="009C2A6B" w:rsidRPr="0074606C" w:rsidRDefault="009C2A6B" w:rsidP="009C2A6B">
                                    <w:pPr>
                                      <w:pStyle w:val="af5"/>
                                      <w:spacing w:line="360" w:lineRule="auto"/>
                                      <w:ind w:left="0" w:firstLineChars="0" w:firstLine="0"/>
                                      <w:jc w:val="center"/>
                                      <w:rPr>
                                        <w:ins w:id="1036" w:author="響生 畠中" w:date="2025-11-05T07:40:00Z" w16du:dateUtc="2025-11-04T22:40:00Z"/>
                                        <w:rFonts w:ascii="Times New Roman" w:hAnsi="Times New Roman"/>
                                        <w:b w:val="0"/>
                                        <w:bCs w:val="0"/>
                                        <w:sz w:val="16"/>
                                        <w:szCs w:val="16"/>
                                        <w:rPrChange w:id="1037" w:author="悠 長谷川" w:date="2025-11-05T12:47:00Z" w16du:dateUtc="2025-11-05T03:47:00Z">
                                          <w:rPr>
                                            <w:ins w:id="1038" w:author="響生 畠中" w:date="2025-11-05T07:40:00Z" w16du:dateUtc="2025-11-04T22:40:00Z"/>
                                            <w:sz w:val="20"/>
                                            <w:szCs w:val="20"/>
                                          </w:rPr>
                                        </w:rPrChange>
                                      </w:rPr>
                                    </w:pPr>
                                    <w:ins w:id="1039" w:author="響生 畠中" w:date="2025-11-05T07:43:00Z" w16du:dateUtc="2025-11-04T22:43:00Z">
                                      <w:r w:rsidRPr="0074606C">
                                        <w:rPr>
                                          <w:rFonts w:ascii="Times New Roman" w:hAnsi="Times New Roman"/>
                                          <w:b w:val="0"/>
                                          <w:bCs w:val="0"/>
                                          <w:sz w:val="16"/>
                                          <w:szCs w:val="16"/>
                                          <w:rPrChange w:id="1040" w:author="悠 長谷川" w:date="2025-11-05T12:47:00Z" w16du:dateUtc="2025-11-05T03:47:00Z">
                                            <w:rPr>
                                              <w:sz w:val="16"/>
                                              <w:szCs w:val="16"/>
                                            </w:rPr>
                                          </w:rPrChange>
                                        </w:rPr>
                                        <w:t>AV</w:t>
                                      </w:r>
                                    </w:ins>
                                  </w:p>
                                </w:tc>
                                <w:tc>
                                  <w:tcPr>
                                    <w:tcW w:w="1134" w:type="dxa"/>
                                    <w:tcPrChange w:id="1041" w:author="響生 畠中" w:date="2025-11-05T14:53:00Z" w16du:dateUtc="2025-11-05T05:53:00Z">
                                      <w:tcPr>
                                        <w:tcW w:w="1135" w:type="dxa"/>
                                        <w:gridSpan w:val="3"/>
                                      </w:tcPr>
                                    </w:tcPrChange>
                                  </w:tcPr>
                                  <w:p w14:paraId="796C26CC" w14:textId="11DB8B9A" w:rsidR="009C2A6B" w:rsidRPr="0074606C" w:rsidRDefault="00DC324B" w:rsidP="009C2A6B">
                                    <w:pPr>
                                      <w:pStyle w:val="af5"/>
                                      <w:spacing w:line="360" w:lineRule="auto"/>
                                      <w:ind w:left="0" w:firstLineChars="0" w:firstLine="0"/>
                                      <w:jc w:val="center"/>
                                      <w:rPr>
                                        <w:ins w:id="1042" w:author="響生 畠中" w:date="2025-11-05T07:40:00Z" w16du:dateUtc="2025-11-04T22:40:00Z"/>
                                        <w:b w:val="0"/>
                                        <w:bCs w:val="0"/>
                                        <w:sz w:val="16"/>
                                        <w:szCs w:val="16"/>
                                        <w:rPrChange w:id="1043" w:author="悠 長谷川" w:date="2025-11-05T12:47:00Z" w16du:dateUtc="2025-11-05T03:47:00Z">
                                          <w:rPr>
                                            <w:ins w:id="1044" w:author="響生 畠中" w:date="2025-11-05T07:40:00Z" w16du:dateUtc="2025-11-04T22:40:00Z"/>
                                            <w:sz w:val="20"/>
                                            <w:szCs w:val="20"/>
                                          </w:rPr>
                                        </w:rPrChange>
                                      </w:rPr>
                                    </w:pPr>
                                    <w:ins w:id="1045" w:author="響生 畠中" w:date="2025-11-05T07:44:00Z" w16du:dateUtc="2025-11-04T22:44:00Z">
                                      <w:r w:rsidRPr="0074606C">
                                        <w:rPr>
                                          <w:b w:val="0"/>
                                          <w:bCs w:val="0"/>
                                          <w:sz w:val="16"/>
                                          <w:szCs w:val="16"/>
                                          <w:rPrChange w:id="1046" w:author="悠 長谷川" w:date="2025-11-05T12:47:00Z" w16du:dateUtc="2025-11-05T03:47:00Z">
                                            <w:rPr>
                                              <w:sz w:val="16"/>
                                              <w:szCs w:val="16"/>
                                            </w:rPr>
                                          </w:rPrChange>
                                        </w:rPr>
                                        <w:t>0.7</w:t>
                                      </w:r>
                                      <w:r w:rsidRPr="0074606C">
                                        <w:rPr>
                                          <w:rFonts w:hint="eastAsia"/>
                                          <w:b w:val="0"/>
                                          <w:bCs w:val="0"/>
                                          <w:sz w:val="16"/>
                                          <w:szCs w:val="16"/>
                                          <w:rPrChange w:id="1047" w:author="悠 長谷川" w:date="2025-11-05T12:47:00Z" w16du:dateUtc="2025-11-05T03:47:00Z">
                                            <w:rPr>
                                              <w:rFonts w:hint="eastAsia"/>
                                              <w:sz w:val="16"/>
                                              <w:szCs w:val="16"/>
                                            </w:rPr>
                                          </w:rPrChange>
                                        </w:rPr>
                                        <w:t>倍</w:t>
                                      </w:r>
                                    </w:ins>
                                  </w:p>
                                </w:tc>
                                <w:tc>
                                  <w:tcPr>
                                    <w:tcW w:w="1268" w:type="dxa"/>
                                    <w:tcPrChange w:id="1048" w:author="響生 畠中" w:date="2025-11-05T14:53:00Z" w16du:dateUtc="2025-11-05T05:53:00Z">
                                      <w:tcPr>
                                        <w:tcW w:w="1135" w:type="dxa"/>
                                        <w:gridSpan w:val="2"/>
                                      </w:tcPr>
                                    </w:tcPrChange>
                                  </w:tcPr>
                                  <w:p w14:paraId="45196555" w14:textId="656A709B" w:rsidR="009C2A6B" w:rsidRPr="0074606C" w:rsidRDefault="00DC324B" w:rsidP="009C2A6B">
                                    <w:pPr>
                                      <w:pStyle w:val="af5"/>
                                      <w:spacing w:line="360" w:lineRule="auto"/>
                                      <w:ind w:left="0" w:firstLineChars="0" w:firstLine="0"/>
                                      <w:jc w:val="center"/>
                                      <w:rPr>
                                        <w:ins w:id="1049" w:author="響生 畠中" w:date="2025-11-05T07:40:00Z" w16du:dateUtc="2025-11-04T22:40:00Z"/>
                                        <w:b w:val="0"/>
                                        <w:bCs w:val="0"/>
                                        <w:sz w:val="16"/>
                                        <w:szCs w:val="16"/>
                                        <w:rPrChange w:id="1050" w:author="悠 長谷川" w:date="2025-11-05T12:47:00Z" w16du:dateUtc="2025-11-05T03:47:00Z">
                                          <w:rPr>
                                            <w:ins w:id="1051" w:author="響生 畠中" w:date="2025-11-05T07:40:00Z" w16du:dateUtc="2025-11-04T22:40:00Z"/>
                                            <w:sz w:val="20"/>
                                            <w:szCs w:val="20"/>
                                          </w:rPr>
                                        </w:rPrChange>
                                      </w:rPr>
                                    </w:pPr>
                                    <w:ins w:id="1052" w:author="響生 畠中" w:date="2025-11-05T07:44:00Z" w16du:dateUtc="2025-11-04T22:44:00Z">
                                      <w:r w:rsidRPr="0074606C">
                                        <w:rPr>
                                          <w:b w:val="0"/>
                                          <w:bCs w:val="0"/>
                                          <w:sz w:val="16"/>
                                          <w:szCs w:val="16"/>
                                          <w:rPrChange w:id="1053" w:author="悠 長谷川" w:date="2025-11-05T12:47:00Z" w16du:dateUtc="2025-11-05T03:47:00Z">
                                            <w:rPr>
                                              <w:sz w:val="16"/>
                                              <w:szCs w:val="16"/>
                                            </w:rPr>
                                          </w:rPrChange>
                                        </w:rPr>
                                        <w:t>-</w:t>
                                      </w:r>
                                    </w:ins>
                                  </w:p>
                                </w:tc>
                              </w:tr>
                              <w:tr w:rsidR="009C2A6B" w14:paraId="739DE7AE" w14:textId="77777777" w:rsidTr="00566F31">
                                <w:tblPrEx>
                                  <w:tblPrExChange w:id="1054" w:author="響生 畠中" w:date="2025-11-05T14:53:00Z" w16du:dateUtc="2025-11-05T05:53: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438"/>
                                  <w:ins w:id="1055" w:author="響生 畠中" w:date="2025-11-05T07:41:00Z"/>
                                  <w:trPrChange w:id="1056" w:author="響生 畠中" w:date="2025-11-05T14:53:00Z" w16du:dateUtc="2025-11-05T05:53:00Z">
                                    <w:trPr>
                                      <w:gridBefore w:val="1"/>
                                    </w:trPr>
                                  </w:trPrChange>
                                </w:trPr>
                                <w:tc>
                                  <w:tcPr>
                                    <w:tcW w:w="1271" w:type="dxa"/>
                                    <w:tcPrChange w:id="1057" w:author="響生 畠中" w:date="2025-11-05T14:53:00Z" w16du:dateUtc="2025-11-05T05:53:00Z">
                                      <w:tcPr>
                                        <w:tcW w:w="1131" w:type="dxa"/>
                                      </w:tcPr>
                                    </w:tcPrChange>
                                  </w:tcPr>
                                  <w:p w14:paraId="2BE04A2F" w14:textId="139D3551" w:rsidR="009C2A6B" w:rsidRPr="0074606C" w:rsidRDefault="009C2A6B" w:rsidP="009C2A6B">
                                    <w:pPr>
                                      <w:pStyle w:val="af5"/>
                                      <w:spacing w:line="360" w:lineRule="auto"/>
                                      <w:ind w:left="0" w:firstLineChars="0" w:firstLine="0"/>
                                      <w:jc w:val="center"/>
                                      <w:rPr>
                                        <w:ins w:id="1058" w:author="響生 畠中" w:date="2025-11-05T07:41:00Z" w16du:dateUtc="2025-11-04T22:41:00Z"/>
                                        <w:rFonts w:ascii="Times New Roman" w:hAnsi="Times New Roman"/>
                                        <w:sz w:val="16"/>
                                        <w:szCs w:val="16"/>
                                        <w:rPrChange w:id="1059" w:author="悠 長谷川" w:date="2025-11-05T12:47:00Z" w16du:dateUtc="2025-11-05T03:47:00Z">
                                          <w:rPr>
                                            <w:ins w:id="1060" w:author="響生 畠中" w:date="2025-11-05T07:41:00Z" w16du:dateUtc="2025-11-04T22:41:00Z"/>
                                            <w:sz w:val="20"/>
                                            <w:szCs w:val="20"/>
                                          </w:rPr>
                                        </w:rPrChange>
                                      </w:rPr>
                                    </w:pPr>
                                    <w:ins w:id="1061" w:author="響生 畠中" w:date="2025-11-05T07:43:00Z" w16du:dateUtc="2025-11-04T22:43:00Z">
                                      <w:r w:rsidRPr="0074606C">
                                        <w:rPr>
                                          <w:rFonts w:ascii="Times New Roman" w:hAnsi="Times New Roman"/>
                                          <w:sz w:val="16"/>
                                          <w:szCs w:val="16"/>
                                          <w:rPrChange w:id="1062" w:author="悠 長谷川" w:date="2025-11-05T12:47:00Z" w16du:dateUtc="2025-11-05T03:47:00Z">
                                            <w:rPr>
                                              <w:sz w:val="16"/>
                                              <w:szCs w:val="16"/>
                                            </w:rPr>
                                          </w:rPrChange>
                                        </w:rPr>
                                        <w:t>0.7AV-</w:t>
                                      </w:r>
                                      <w:r w:rsidRPr="0074606C">
                                        <w:rPr>
                                          <w:rFonts w:ascii="Times New Roman" w:hAnsi="Times New Roman" w:hint="eastAsia"/>
                                          <w:sz w:val="16"/>
                                          <w:szCs w:val="16"/>
                                          <w:rPrChange w:id="1063" w:author="悠 長谷川" w:date="2025-11-05T12:47:00Z" w16du:dateUtc="2025-11-05T03:47:00Z">
                                            <w:rPr>
                                              <w:rFonts w:hint="eastAsia"/>
                                              <w:sz w:val="16"/>
                                              <w:szCs w:val="16"/>
                                            </w:rPr>
                                          </w:rPrChange>
                                        </w:rPr>
                                        <w:t>〇</w:t>
                                      </w:r>
                                    </w:ins>
                                  </w:p>
                                </w:tc>
                                <w:tc>
                                  <w:tcPr>
                                    <w:tcW w:w="851" w:type="dxa"/>
                                    <w:tcPrChange w:id="1064" w:author="響生 畠中" w:date="2025-11-05T14:53:00Z" w16du:dateUtc="2025-11-05T05:53:00Z">
                                      <w:tcPr>
                                        <w:tcW w:w="849" w:type="dxa"/>
                                        <w:gridSpan w:val="2"/>
                                      </w:tcPr>
                                    </w:tcPrChange>
                                  </w:tcPr>
                                  <w:p w14:paraId="568AC484" w14:textId="06110CB3" w:rsidR="009C2A6B" w:rsidRPr="0074606C" w:rsidRDefault="009C2A6B" w:rsidP="009C2A6B">
                                    <w:pPr>
                                      <w:pStyle w:val="af5"/>
                                      <w:spacing w:line="360" w:lineRule="auto"/>
                                      <w:ind w:left="0" w:firstLineChars="0" w:firstLine="0"/>
                                      <w:jc w:val="center"/>
                                      <w:rPr>
                                        <w:ins w:id="1065" w:author="響生 畠中" w:date="2025-11-05T07:41:00Z" w16du:dateUtc="2025-11-04T22:41:00Z"/>
                                        <w:rFonts w:ascii="Times New Roman" w:hAnsi="Times New Roman"/>
                                        <w:b w:val="0"/>
                                        <w:bCs w:val="0"/>
                                        <w:sz w:val="16"/>
                                        <w:szCs w:val="16"/>
                                        <w:rPrChange w:id="1066" w:author="悠 長谷川" w:date="2025-11-05T12:47:00Z" w16du:dateUtc="2025-11-05T03:47:00Z">
                                          <w:rPr>
                                            <w:ins w:id="1067" w:author="響生 畠中" w:date="2025-11-05T07:41:00Z" w16du:dateUtc="2025-11-04T22:41:00Z"/>
                                            <w:sz w:val="20"/>
                                            <w:szCs w:val="20"/>
                                          </w:rPr>
                                        </w:rPrChange>
                                      </w:rPr>
                                    </w:pPr>
                                    <w:ins w:id="1068" w:author="響生 畠中" w:date="2025-11-05T07:43:00Z" w16du:dateUtc="2025-11-04T22:43:00Z">
                                      <w:r w:rsidRPr="0074606C">
                                        <w:rPr>
                                          <w:rFonts w:ascii="Times New Roman" w:hAnsi="Times New Roman"/>
                                          <w:b w:val="0"/>
                                          <w:bCs w:val="0"/>
                                          <w:sz w:val="16"/>
                                          <w:szCs w:val="16"/>
                                          <w:rPrChange w:id="1069" w:author="悠 長谷川" w:date="2025-11-05T12:47:00Z" w16du:dateUtc="2025-11-05T03:47:00Z">
                                            <w:rPr>
                                              <w:sz w:val="16"/>
                                              <w:szCs w:val="16"/>
                                            </w:rPr>
                                          </w:rPrChange>
                                        </w:rPr>
                                        <w:t>AV</w:t>
                                      </w:r>
                                    </w:ins>
                                  </w:p>
                                </w:tc>
                                <w:tc>
                                  <w:tcPr>
                                    <w:tcW w:w="0" w:type="dxa"/>
                                    <w:tcPrChange w:id="1070" w:author="響生 畠中" w:date="2025-11-05T14:53:00Z" w16du:dateUtc="2025-11-05T05:53:00Z">
                                      <w:tcPr>
                                        <w:tcW w:w="1134" w:type="dxa"/>
                                        <w:gridSpan w:val="3"/>
                                      </w:tcPr>
                                    </w:tcPrChange>
                                  </w:tcPr>
                                  <w:p w14:paraId="24A1D4D2" w14:textId="1F399460" w:rsidR="009C2A6B" w:rsidRPr="0074606C" w:rsidRDefault="00DC324B" w:rsidP="009C2A6B">
                                    <w:pPr>
                                      <w:pStyle w:val="af5"/>
                                      <w:spacing w:line="360" w:lineRule="auto"/>
                                      <w:ind w:left="0" w:firstLineChars="0" w:firstLine="0"/>
                                      <w:jc w:val="center"/>
                                      <w:rPr>
                                        <w:ins w:id="1071" w:author="響生 畠中" w:date="2025-11-05T07:41:00Z" w16du:dateUtc="2025-11-04T22:41:00Z"/>
                                        <w:b w:val="0"/>
                                        <w:bCs w:val="0"/>
                                        <w:sz w:val="16"/>
                                        <w:szCs w:val="16"/>
                                        <w:rPrChange w:id="1072" w:author="悠 長谷川" w:date="2025-11-05T12:47:00Z" w16du:dateUtc="2025-11-05T03:47:00Z">
                                          <w:rPr>
                                            <w:ins w:id="1073" w:author="響生 畠中" w:date="2025-11-05T07:41:00Z" w16du:dateUtc="2025-11-04T22:41:00Z"/>
                                            <w:sz w:val="20"/>
                                            <w:szCs w:val="20"/>
                                          </w:rPr>
                                        </w:rPrChange>
                                      </w:rPr>
                                    </w:pPr>
                                    <w:ins w:id="1074" w:author="響生 畠中" w:date="2025-11-05T07:44:00Z" w16du:dateUtc="2025-11-04T22:44:00Z">
                                      <w:r w:rsidRPr="0074606C">
                                        <w:rPr>
                                          <w:b w:val="0"/>
                                          <w:bCs w:val="0"/>
                                          <w:sz w:val="16"/>
                                          <w:szCs w:val="16"/>
                                          <w:rPrChange w:id="1075" w:author="悠 長谷川" w:date="2025-11-05T12:47:00Z" w16du:dateUtc="2025-11-05T03:47:00Z">
                                            <w:rPr>
                                              <w:sz w:val="16"/>
                                              <w:szCs w:val="16"/>
                                            </w:rPr>
                                          </w:rPrChange>
                                        </w:rPr>
                                        <w:t>0.7</w:t>
                                      </w:r>
                                      <w:r w:rsidRPr="0074606C">
                                        <w:rPr>
                                          <w:rFonts w:hint="eastAsia"/>
                                          <w:b w:val="0"/>
                                          <w:bCs w:val="0"/>
                                          <w:sz w:val="16"/>
                                          <w:szCs w:val="16"/>
                                          <w:rPrChange w:id="1076" w:author="悠 長谷川" w:date="2025-11-05T12:47:00Z" w16du:dateUtc="2025-11-05T03:47:00Z">
                                            <w:rPr>
                                              <w:rFonts w:hint="eastAsia"/>
                                              <w:sz w:val="16"/>
                                              <w:szCs w:val="16"/>
                                            </w:rPr>
                                          </w:rPrChange>
                                        </w:rPr>
                                        <w:t>倍</w:t>
                                      </w:r>
                                    </w:ins>
                                  </w:p>
                                </w:tc>
                                <w:tc>
                                  <w:tcPr>
                                    <w:tcW w:w="1268" w:type="dxa"/>
                                    <w:tcPrChange w:id="1077" w:author="響生 畠中" w:date="2025-11-05T14:53:00Z" w16du:dateUtc="2025-11-05T05:53:00Z">
                                      <w:tcPr>
                                        <w:tcW w:w="1410" w:type="dxa"/>
                                        <w:gridSpan w:val="4"/>
                                      </w:tcPr>
                                    </w:tcPrChange>
                                  </w:tcPr>
                                  <w:p w14:paraId="6F6E4019" w14:textId="51139490" w:rsidR="009C2A6B" w:rsidRPr="0074606C" w:rsidRDefault="00DC324B" w:rsidP="009C2A6B">
                                    <w:pPr>
                                      <w:pStyle w:val="af5"/>
                                      <w:spacing w:line="360" w:lineRule="auto"/>
                                      <w:ind w:left="0" w:firstLineChars="0" w:firstLine="0"/>
                                      <w:jc w:val="center"/>
                                      <w:rPr>
                                        <w:ins w:id="1078" w:author="響生 畠中" w:date="2025-11-05T07:41:00Z" w16du:dateUtc="2025-11-04T22:41:00Z"/>
                                        <w:b w:val="0"/>
                                        <w:bCs w:val="0"/>
                                        <w:sz w:val="16"/>
                                        <w:szCs w:val="16"/>
                                        <w:rPrChange w:id="1079" w:author="悠 長谷川" w:date="2025-11-05T12:47:00Z" w16du:dateUtc="2025-11-05T03:47:00Z">
                                          <w:rPr>
                                            <w:ins w:id="1080" w:author="響生 畠中" w:date="2025-11-05T07:41:00Z" w16du:dateUtc="2025-11-04T22:41:00Z"/>
                                            <w:sz w:val="20"/>
                                            <w:szCs w:val="20"/>
                                          </w:rPr>
                                        </w:rPrChange>
                                      </w:rPr>
                                    </w:pPr>
                                    <w:ins w:id="1081" w:author="響生 畠中" w:date="2025-11-05T07:44:00Z" w16du:dateUtc="2025-11-04T22:44:00Z">
                                      <w:r w:rsidRPr="0074606C">
                                        <w:rPr>
                                          <w:rFonts w:hint="eastAsia"/>
                                          <w:b w:val="0"/>
                                          <w:bCs w:val="0"/>
                                          <w:sz w:val="16"/>
                                          <w:szCs w:val="16"/>
                                          <w:rPrChange w:id="1082" w:author="悠 長谷川" w:date="2025-11-05T12:47:00Z" w16du:dateUtc="2025-11-05T03:47:00Z">
                                            <w:rPr>
                                              <w:rFonts w:hint="eastAsia"/>
                                              <w:sz w:val="16"/>
                                              <w:szCs w:val="16"/>
                                            </w:rPr>
                                          </w:rPrChange>
                                        </w:rPr>
                                        <w:t>〇</w:t>
                                      </w:r>
                                    </w:ins>
                                  </w:p>
                                </w:tc>
                              </w:tr>
                              <w:tr w:rsidR="009C2A6B" w14:paraId="6F87F9B2" w14:textId="77777777" w:rsidTr="00566F31">
                                <w:tblPrEx>
                                  <w:tblPrExChange w:id="1083" w:author="響生 畠中" w:date="2025-11-05T14:53:00Z" w16du:dateUtc="2025-11-05T05:53: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438"/>
                                  <w:ins w:id="1084" w:author="響生 畠中" w:date="2025-11-05T07:41:00Z"/>
                                  <w:trPrChange w:id="1085" w:author="響生 畠中" w:date="2025-11-05T14:53:00Z" w16du:dateUtc="2025-11-05T05:53:00Z">
                                    <w:trPr>
                                      <w:gridBefore w:val="1"/>
                                    </w:trPr>
                                  </w:trPrChange>
                                </w:trPr>
                                <w:tc>
                                  <w:tcPr>
                                    <w:tcW w:w="1271" w:type="dxa"/>
                                    <w:tcPrChange w:id="1086" w:author="響生 畠中" w:date="2025-11-05T14:53:00Z" w16du:dateUtc="2025-11-05T05:53:00Z">
                                      <w:tcPr>
                                        <w:tcW w:w="1131" w:type="dxa"/>
                                      </w:tcPr>
                                    </w:tcPrChange>
                                  </w:tcPr>
                                  <w:p w14:paraId="44B86A1D" w14:textId="018DC06A" w:rsidR="009C2A6B" w:rsidRPr="0074606C" w:rsidRDefault="009C2A6B" w:rsidP="009C2A6B">
                                    <w:pPr>
                                      <w:pStyle w:val="af5"/>
                                      <w:spacing w:line="360" w:lineRule="auto"/>
                                      <w:ind w:left="0" w:firstLineChars="0" w:firstLine="0"/>
                                      <w:jc w:val="center"/>
                                      <w:rPr>
                                        <w:ins w:id="1087" w:author="響生 畠中" w:date="2025-11-05T07:41:00Z" w16du:dateUtc="2025-11-04T22:41:00Z"/>
                                        <w:rFonts w:ascii="Times New Roman" w:hAnsi="Times New Roman"/>
                                        <w:sz w:val="16"/>
                                        <w:szCs w:val="16"/>
                                        <w:rPrChange w:id="1088" w:author="悠 長谷川" w:date="2025-11-05T12:47:00Z" w16du:dateUtc="2025-11-05T03:47:00Z">
                                          <w:rPr>
                                            <w:ins w:id="1089" w:author="響生 畠中" w:date="2025-11-05T07:41:00Z" w16du:dateUtc="2025-11-04T22:41:00Z"/>
                                            <w:sz w:val="20"/>
                                            <w:szCs w:val="20"/>
                                          </w:rPr>
                                        </w:rPrChange>
                                      </w:rPr>
                                    </w:pPr>
                                    <w:ins w:id="1090" w:author="響生 畠中" w:date="2025-11-05T07:43:00Z" w16du:dateUtc="2025-11-04T22:43:00Z">
                                      <w:r w:rsidRPr="0074606C">
                                        <w:rPr>
                                          <w:rFonts w:ascii="Times New Roman" w:hAnsi="Times New Roman"/>
                                          <w:sz w:val="16"/>
                                          <w:szCs w:val="16"/>
                                          <w:rPrChange w:id="1091" w:author="悠 長谷川" w:date="2025-11-05T12:47:00Z" w16du:dateUtc="2025-11-05T03:47:00Z">
                                            <w:rPr>
                                              <w:sz w:val="16"/>
                                              <w:szCs w:val="16"/>
                                            </w:rPr>
                                          </w:rPrChange>
                                        </w:rPr>
                                        <w:t>0.5AV-</w:t>
                                      </w:r>
                                      <w:r w:rsidRPr="0074606C">
                                        <w:rPr>
                                          <w:rFonts w:ascii="Times New Roman" w:hAnsi="Times New Roman" w:hint="eastAsia"/>
                                          <w:sz w:val="16"/>
                                          <w:szCs w:val="16"/>
                                          <w:rPrChange w:id="1092" w:author="悠 長谷川" w:date="2025-11-05T12:47:00Z" w16du:dateUtc="2025-11-05T03:47:00Z">
                                            <w:rPr>
                                              <w:rFonts w:hint="eastAsia"/>
                                              <w:sz w:val="16"/>
                                              <w:szCs w:val="16"/>
                                            </w:rPr>
                                          </w:rPrChange>
                                        </w:rPr>
                                        <w:t>×</w:t>
                                      </w:r>
                                    </w:ins>
                                  </w:p>
                                </w:tc>
                                <w:tc>
                                  <w:tcPr>
                                    <w:tcW w:w="851" w:type="dxa"/>
                                    <w:tcPrChange w:id="1093" w:author="響生 畠中" w:date="2025-11-05T14:53:00Z" w16du:dateUtc="2025-11-05T05:53:00Z">
                                      <w:tcPr>
                                        <w:tcW w:w="849" w:type="dxa"/>
                                        <w:gridSpan w:val="2"/>
                                      </w:tcPr>
                                    </w:tcPrChange>
                                  </w:tcPr>
                                  <w:p w14:paraId="71CBC348" w14:textId="53099841" w:rsidR="009C2A6B" w:rsidRPr="0074606C" w:rsidRDefault="009C2A6B" w:rsidP="009C2A6B">
                                    <w:pPr>
                                      <w:pStyle w:val="af5"/>
                                      <w:spacing w:line="360" w:lineRule="auto"/>
                                      <w:ind w:left="0" w:firstLineChars="0" w:firstLine="0"/>
                                      <w:jc w:val="center"/>
                                      <w:rPr>
                                        <w:ins w:id="1094" w:author="響生 畠中" w:date="2025-11-05T07:41:00Z" w16du:dateUtc="2025-11-04T22:41:00Z"/>
                                        <w:rFonts w:ascii="Times New Roman" w:hAnsi="Times New Roman"/>
                                        <w:b w:val="0"/>
                                        <w:bCs w:val="0"/>
                                        <w:sz w:val="16"/>
                                        <w:szCs w:val="16"/>
                                        <w:rPrChange w:id="1095" w:author="悠 長谷川" w:date="2025-11-05T12:47:00Z" w16du:dateUtc="2025-11-05T03:47:00Z">
                                          <w:rPr>
                                            <w:ins w:id="1096" w:author="響生 畠中" w:date="2025-11-05T07:41:00Z" w16du:dateUtc="2025-11-04T22:41:00Z"/>
                                            <w:sz w:val="20"/>
                                            <w:szCs w:val="20"/>
                                          </w:rPr>
                                        </w:rPrChange>
                                      </w:rPr>
                                    </w:pPr>
                                    <w:ins w:id="1097" w:author="響生 畠中" w:date="2025-11-05T07:43:00Z" w16du:dateUtc="2025-11-04T22:43:00Z">
                                      <w:r w:rsidRPr="0074606C">
                                        <w:rPr>
                                          <w:rFonts w:ascii="Times New Roman" w:hAnsi="Times New Roman"/>
                                          <w:b w:val="0"/>
                                          <w:bCs w:val="0"/>
                                          <w:sz w:val="16"/>
                                          <w:szCs w:val="16"/>
                                          <w:rPrChange w:id="1098" w:author="悠 長谷川" w:date="2025-11-05T12:47:00Z" w16du:dateUtc="2025-11-05T03:47:00Z">
                                            <w:rPr>
                                              <w:sz w:val="16"/>
                                              <w:szCs w:val="16"/>
                                            </w:rPr>
                                          </w:rPrChange>
                                        </w:rPr>
                                        <w:t>AV</w:t>
                                      </w:r>
                                    </w:ins>
                                  </w:p>
                                </w:tc>
                                <w:tc>
                                  <w:tcPr>
                                    <w:tcW w:w="0" w:type="dxa"/>
                                    <w:tcPrChange w:id="1099" w:author="響生 畠中" w:date="2025-11-05T14:53:00Z" w16du:dateUtc="2025-11-05T05:53:00Z">
                                      <w:tcPr>
                                        <w:tcW w:w="1134" w:type="dxa"/>
                                        <w:gridSpan w:val="3"/>
                                      </w:tcPr>
                                    </w:tcPrChange>
                                  </w:tcPr>
                                  <w:p w14:paraId="310F9ED0" w14:textId="5EFE27AD" w:rsidR="009C2A6B" w:rsidRPr="0074606C" w:rsidRDefault="00DC324B" w:rsidP="009C2A6B">
                                    <w:pPr>
                                      <w:pStyle w:val="af5"/>
                                      <w:spacing w:line="360" w:lineRule="auto"/>
                                      <w:ind w:left="0" w:firstLineChars="0" w:firstLine="0"/>
                                      <w:jc w:val="center"/>
                                      <w:rPr>
                                        <w:ins w:id="1100" w:author="響生 畠中" w:date="2025-11-05T07:41:00Z" w16du:dateUtc="2025-11-04T22:41:00Z"/>
                                        <w:b w:val="0"/>
                                        <w:bCs w:val="0"/>
                                        <w:sz w:val="16"/>
                                        <w:szCs w:val="16"/>
                                        <w:rPrChange w:id="1101" w:author="悠 長谷川" w:date="2025-11-05T12:47:00Z" w16du:dateUtc="2025-11-05T03:47:00Z">
                                          <w:rPr>
                                            <w:ins w:id="1102" w:author="響生 畠中" w:date="2025-11-05T07:41:00Z" w16du:dateUtc="2025-11-04T22:41:00Z"/>
                                            <w:sz w:val="20"/>
                                            <w:szCs w:val="20"/>
                                          </w:rPr>
                                        </w:rPrChange>
                                      </w:rPr>
                                    </w:pPr>
                                    <w:ins w:id="1103" w:author="響生 畠中" w:date="2025-11-05T07:44:00Z" w16du:dateUtc="2025-11-04T22:44:00Z">
                                      <w:r w:rsidRPr="0074606C">
                                        <w:rPr>
                                          <w:b w:val="0"/>
                                          <w:bCs w:val="0"/>
                                          <w:sz w:val="16"/>
                                          <w:szCs w:val="16"/>
                                          <w:rPrChange w:id="1104" w:author="悠 長谷川" w:date="2025-11-05T12:47:00Z" w16du:dateUtc="2025-11-05T03:47:00Z">
                                            <w:rPr>
                                              <w:sz w:val="16"/>
                                              <w:szCs w:val="16"/>
                                            </w:rPr>
                                          </w:rPrChange>
                                        </w:rPr>
                                        <w:t>0.5</w:t>
                                      </w:r>
                                      <w:r w:rsidRPr="0074606C">
                                        <w:rPr>
                                          <w:rFonts w:hint="eastAsia"/>
                                          <w:b w:val="0"/>
                                          <w:bCs w:val="0"/>
                                          <w:sz w:val="16"/>
                                          <w:szCs w:val="16"/>
                                          <w:rPrChange w:id="1105" w:author="悠 長谷川" w:date="2025-11-05T12:47:00Z" w16du:dateUtc="2025-11-05T03:47:00Z">
                                            <w:rPr>
                                              <w:rFonts w:hint="eastAsia"/>
                                              <w:sz w:val="16"/>
                                              <w:szCs w:val="16"/>
                                            </w:rPr>
                                          </w:rPrChange>
                                        </w:rPr>
                                        <w:t>倍</w:t>
                                      </w:r>
                                    </w:ins>
                                  </w:p>
                                </w:tc>
                                <w:tc>
                                  <w:tcPr>
                                    <w:tcW w:w="1268" w:type="dxa"/>
                                    <w:tcPrChange w:id="1106" w:author="響生 畠中" w:date="2025-11-05T14:53:00Z" w16du:dateUtc="2025-11-05T05:53:00Z">
                                      <w:tcPr>
                                        <w:tcW w:w="1410" w:type="dxa"/>
                                        <w:gridSpan w:val="4"/>
                                      </w:tcPr>
                                    </w:tcPrChange>
                                  </w:tcPr>
                                  <w:p w14:paraId="3F4C5C91" w14:textId="5AB9BE6F" w:rsidR="009C2A6B" w:rsidRPr="0074606C" w:rsidRDefault="00DC324B" w:rsidP="009C2A6B">
                                    <w:pPr>
                                      <w:pStyle w:val="af5"/>
                                      <w:spacing w:line="360" w:lineRule="auto"/>
                                      <w:ind w:left="0" w:firstLineChars="0" w:firstLine="0"/>
                                      <w:jc w:val="center"/>
                                      <w:rPr>
                                        <w:ins w:id="1107" w:author="響生 畠中" w:date="2025-11-05T07:41:00Z" w16du:dateUtc="2025-11-04T22:41:00Z"/>
                                        <w:b w:val="0"/>
                                        <w:bCs w:val="0"/>
                                        <w:sz w:val="16"/>
                                        <w:szCs w:val="16"/>
                                        <w:rPrChange w:id="1108" w:author="悠 長谷川" w:date="2025-11-05T12:47:00Z" w16du:dateUtc="2025-11-05T03:47:00Z">
                                          <w:rPr>
                                            <w:ins w:id="1109" w:author="響生 畠中" w:date="2025-11-05T07:41:00Z" w16du:dateUtc="2025-11-04T22:41:00Z"/>
                                            <w:sz w:val="20"/>
                                            <w:szCs w:val="20"/>
                                          </w:rPr>
                                        </w:rPrChange>
                                      </w:rPr>
                                    </w:pPr>
                                    <w:ins w:id="1110" w:author="響生 畠中" w:date="2025-11-05T07:44:00Z" w16du:dateUtc="2025-11-04T22:44:00Z">
                                      <w:r w:rsidRPr="0074606C">
                                        <w:rPr>
                                          <w:b w:val="0"/>
                                          <w:bCs w:val="0"/>
                                          <w:sz w:val="16"/>
                                          <w:szCs w:val="16"/>
                                          <w:rPrChange w:id="1111" w:author="悠 長谷川" w:date="2025-11-05T12:47:00Z" w16du:dateUtc="2025-11-05T03:47:00Z">
                                            <w:rPr>
                                              <w:sz w:val="16"/>
                                              <w:szCs w:val="16"/>
                                            </w:rPr>
                                          </w:rPrChange>
                                        </w:rPr>
                                        <w:t>-</w:t>
                                      </w:r>
                                    </w:ins>
                                  </w:p>
                                </w:tc>
                              </w:tr>
                              <w:tr w:rsidR="009C2A6B" w14:paraId="6414FB5C" w14:textId="77777777" w:rsidTr="00566F31">
                                <w:tblPrEx>
                                  <w:tblPrExChange w:id="1112" w:author="響生 畠中" w:date="2025-11-05T14:53:00Z" w16du:dateUtc="2025-11-05T05:53: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438"/>
                                  <w:ins w:id="1113" w:author="響生 畠中" w:date="2025-11-05T07:41:00Z"/>
                                  <w:trPrChange w:id="1114" w:author="響生 畠中" w:date="2025-11-05T14:53:00Z" w16du:dateUtc="2025-11-05T05:53:00Z">
                                    <w:trPr>
                                      <w:gridBefore w:val="1"/>
                                    </w:trPr>
                                  </w:trPrChange>
                                </w:trPr>
                                <w:tc>
                                  <w:tcPr>
                                    <w:tcW w:w="1271" w:type="dxa"/>
                                    <w:tcBorders>
                                      <w:bottom w:val="single" w:sz="4" w:space="0" w:color="auto"/>
                                    </w:tcBorders>
                                    <w:tcPrChange w:id="1115" w:author="響生 畠中" w:date="2025-11-05T14:53:00Z" w16du:dateUtc="2025-11-05T05:53:00Z">
                                      <w:tcPr>
                                        <w:tcW w:w="1131" w:type="dxa"/>
                                      </w:tcPr>
                                    </w:tcPrChange>
                                  </w:tcPr>
                                  <w:p w14:paraId="0ACDD2A5" w14:textId="43E10C94" w:rsidR="009C2A6B" w:rsidRPr="0074606C" w:rsidRDefault="009C2A6B" w:rsidP="009C2A6B">
                                    <w:pPr>
                                      <w:pStyle w:val="af5"/>
                                      <w:spacing w:line="360" w:lineRule="auto"/>
                                      <w:ind w:left="0" w:firstLineChars="0" w:firstLine="0"/>
                                      <w:jc w:val="center"/>
                                      <w:rPr>
                                        <w:ins w:id="1116" w:author="響生 畠中" w:date="2025-11-05T07:41:00Z" w16du:dateUtc="2025-11-04T22:41:00Z"/>
                                        <w:rFonts w:ascii="Times New Roman" w:hAnsi="Times New Roman"/>
                                        <w:sz w:val="16"/>
                                        <w:szCs w:val="16"/>
                                        <w:rPrChange w:id="1117" w:author="悠 長谷川" w:date="2025-11-05T12:47:00Z" w16du:dateUtc="2025-11-05T03:47:00Z">
                                          <w:rPr>
                                            <w:ins w:id="1118" w:author="響生 畠中" w:date="2025-11-05T07:41:00Z" w16du:dateUtc="2025-11-04T22:41:00Z"/>
                                            <w:sz w:val="20"/>
                                            <w:szCs w:val="20"/>
                                          </w:rPr>
                                        </w:rPrChange>
                                      </w:rPr>
                                    </w:pPr>
                                    <w:ins w:id="1119" w:author="響生 畠中" w:date="2025-11-05T07:43:00Z" w16du:dateUtc="2025-11-04T22:43:00Z">
                                      <w:r w:rsidRPr="0074606C">
                                        <w:rPr>
                                          <w:rFonts w:ascii="Times New Roman" w:hAnsi="Times New Roman"/>
                                          <w:sz w:val="16"/>
                                          <w:szCs w:val="16"/>
                                          <w:rPrChange w:id="1120" w:author="悠 長谷川" w:date="2025-11-05T12:47:00Z" w16du:dateUtc="2025-11-05T03:47:00Z">
                                            <w:rPr>
                                              <w:sz w:val="16"/>
                                              <w:szCs w:val="16"/>
                                            </w:rPr>
                                          </w:rPrChange>
                                        </w:rPr>
                                        <w:t>0.5AV-</w:t>
                                      </w:r>
                                      <w:r w:rsidRPr="0074606C">
                                        <w:rPr>
                                          <w:rFonts w:ascii="Times New Roman" w:hAnsi="Times New Roman" w:hint="eastAsia"/>
                                          <w:sz w:val="16"/>
                                          <w:szCs w:val="16"/>
                                          <w:rPrChange w:id="1121" w:author="悠 長谷川" w:date="2025-11-05T12:47:00Z" w16du:dateUtc="2025-11-05T03:47:00Z">
                                            <w:rPr>
                                              <w:rFonts w:hint="eastAsia"/>
                                              <w:sz w:val="16"/>
                                              <w:szCs w:val="16"/>
                                            </w:rPr>
                                          </w:rPrChange>
                                        </w:rPr>
                                        <w:t>〇</w:t>
                                      </w:r>
                                    </w:ins>
                                  </w:p>
                                </w:tc>
                                <w:tc>
                                  <w:tcPr>
                                    <w:tcW w:w="851" w:type="dxa"/>
                                    <w:tcBorders>
                                      <w:bottom w:val="single" w:sz="4" w:space="0" w:color="auto"/>
                                    </w:tcBorders>
                                    <w:tcPrChange w:id="1122" w:author="響生 畠中" w:date="2025-11-05T14:53:00Z" w16du:dateUtc="2025-11-05T05:53:00Z">
                                      <w:tcPr>
                                        <w:tcW w:w="849" w:type="dxa"/>
                                        <w:gridSpan w:val="2"/>
                                      </w:tcPr>
                                    </w:tcPrChange>
                                  </w:tcPr>
                                  <w:p w14:paraId="1516C43C" w14:textId="45021B1E" w:rsidR="009C2A6B" w:rsidRPr="0074606C" w:rsidRDefault="009C2A6B" w:rsidP="009C2A6B">
                                    <w:pPr>
                                      <w:pStyle w:val="af5"/>
                                      <w:spacing w:line="360" w:lineRule="auto"/>
                                      <w:ind w:left="0" w:firstLineChars="0" w:firstLine="0"/>
                                      <w:jc w:val="center"/>
                                      <w:rPr>
                                        <w:ins w:id="1123" w:author="響生 畠中" w:date="2025-11-05T07:41:00Z" w16du:dateUtc="2025-11-04T22:41:00Z"/>
                                        <w:rFonts w:ascii="Times New Roman" w:hAnsi="Times New Roman"/>
                                        <w:b w:val="0"/>
                                        <w:bCs w:val="0"/>
                                        <w:sz w:val="16"/>
                                        <w:szCs w:val="16"/>
                                        <w:rPrChange w:id="1124" w:author="悠 長谷川" w:date="2025-11-05T12:47:00Z" w16du:dateUtc="2025-11-05T03:47:00Z">
                                          <w:rPr>
                                            <w:ins w:id="1125" w:author="響生 畠中" w:date="2025-11-05T07:41:00Z" w16du:dateUtc="2025-11-04T22:41:00Z"/>
                                            <w:sz w:val="20"/>
                                            <w:szCs w:val="20"/>
                                          </w:rPr>
                                        </w:rPrChange>
                                      </w:rPr>
                                    </w:pPr>
                                    <w:ins w:id="1126" w:author="響生 畠中" w:date="2025-11-05T07:43:00Z" w16du:dateUtc="2025-11-04T22:43:00Z">
                                      <w:r w:rsidRPr="0074606C">
                                        <w:rPr>
                                          <w:rFonts w:ascii="Times New Roman" w:hAnsi="Times New Roman"/>
                                          <w:b w:val="0"/>
                                          <w:bCs w:val="0"/>
                                          <w:sz w:val="16"/>
                                          <w:szCs w:val="16"/>
                                          <w:rPrChange w:id="1127" w:author="悠 長谷川" w:date="2025-11-05T12:47:00Z" w16du:dateUtc="2025-11-05T03:47:00Z">
                                            <w:rPr>
                                              <w:sz w:val="16"/>
                                              <w:szCs w:val="16"/>
                                            </w:rPr>
                                          </w:rPrChange>
                                        </w:rPr>
                                        <w:t>AV</w:t>
                                      </w:r>
                                    </w:ins>
                                  </w:p>
                                </w:tc>
                                <w:tc>
                                  <w:tcPr>
                                    <w:tcW w:w="0" w:type="dxa"/>
                                    <w:tcBorders>
                                      <w:bottom w:val="single" w:sz="4" w:space="0" w:color="auto"/>
                                    </w:tcBorders>
                                    <w:tcPrChange w:id="1128" w:author="響生 畠中" w:date="2025-11-05T14:53:00Z" w16du:dateUtc="2025-11-05T05:53:00Z">
                                      <w:tcPr>
                                        <w:tcW w:w="1134" w:type="dxa"/>
                                        <w:gridSpan w:val="3"/>
                                      </w:tcPr>
                                    </w:tcPrChange>
                                  </w:tcPr>
                                  <w:p w14:paraId="2572DF6E" w14:textId="44083083" w:rsidR="009C2A6B" w:rsidRPr="0074606C" w:rsidRDefault="00DC324B" w:rsidP="009C2A6B">
                                    <w:pPr>
                                      <w:pStyle w:val="af5"/>
                                      <w:spacing w:line="360" w:lineRule="auto"/>
                                      <w:ind w:left="0" w:firstLineChars="0" w:firstLine="0"/>
                                      <w:jc w:val="center"/>
                                      <w:rPr>
                                        <w:ins w:id="1129" w:author="響生 畠中" w:date="2025-11-05T07:41:00Z" w16du:dateUtc="2025-11-04T22:41:00Z"/>
                                        <w:b w:val="0"/>
                                        <w:bCs w:val="0"/>
                                        <w:sz w:val="16"/>
                                        <w:szCs w:val="16"/>
                                        <w:rPrChange w:id="1130" w:author="悠 長谷川" w:date="2025-11-05T12:47:00Z" w16du:dateUtc="2025-11-05T03:47:00Z">
                                          <w:rPr>
                                            <w:ins w:id="1131" w:author="響生 畠中" w:date="2025-11-05T07:41:00Z" w16du:dateUtc="2025-11-04T22:41:00Z"/>
                                            <w:sz w:val="20"/>
                                            <w:szCs w:val="20"/>
                                          </w:rPr>
                                        </w:rPrChange>
                                      </w:rPr>
                                    </w:pPr>
                                    <w:ins w:id="1132" w:author="響生 畠中" w:date="2025-11-05T07:44:00Z" w16du:dateUtc="2025-11-04T22:44:00Z">
                                      <w:r w:rsidRPr="0074606C">
                                        <w:rPr>
                                          <w:b w:val="0"/>
                                          <w:bCs w:val="0"/>
                                          <w:sz w:val="16"/>
                                          <w:szCs w:val="16"/>
                                          <w:rPrChange w:id="1133" w:author="悠 長谷川" w:date="2025-11-05T12:47:00Z" w16du:dateUtc="2025-11-05T03:47:00Z">
                                            <w:rPr>
                                              <w:sz w:val="16"/>
                                              <w:szCs w:val="16"/>
                                            </w:rPr>
                                          </w:rPrChange>
                                        </w:rPr>
                                        <w:t>0.5</w:t>
                                      </w:r>
                                      <w:r w:rsidRPr="0074606C">
                                        <w:rPr>
                                          <w:rFonts w:hint="eastAsia"/>
                                          <w:b w:val="0"/>
                                          <w:bCs w:val="0"/>
                                          <w:sz w:val="16"/>
                                          <w:szCs w:val="16"/>
                                          <w:rPrChange w:id="1134" w:author="悠 長谷川" w:date="2025-11-05T12:47:00Z" w16du:dateUtc="2025-11-05T03:47:00Z">
                                            <w:rPr>
                                              <w:rFonts w:hint="eastAsia"/>
                                              <w:sz w:val="16"/>
                                              <w:szCs w:val="16"/>
                                            </w:rPr>
                                          </w:rPrChange>
                                        </w:rPr>
                                        <w:t>倍</w:t>
                                      </w:r>
                                    </w:ins>
                                  </w:p>
                                </w:tc>
                                <w:tc>
                                  <w:tcPr>
                                    <w:tcW w:w="1268" w:type="dxa"/>
                                    <w:tcBorders>
                                      <w:bottom w:val="single" w:sz="4" w:space="0" w:color="auto"/>
                                    </w:tcBorders>
                                    <w:tcPrChange w:id="1135" w:author="響生 畠中" w:date="2025-11-05T14:53:00Z" w16du:dateUtc="2025-11-05T05:53:00Z">
                                      <w:tcPr>
                                        <w:tcW w:w="1410" w:type="dxa"/>
                                        <w:gridSpan w:val="4"/>
                                      </w:tcPr>
                                    </w:tcPrChange>
                                  </w:tcPr>
                                  <w:p w14:paraId="42F24A30" w14:textId="56342F97" w:rsidR="009C2A6B" w:rsidRPr="0074606C" w:rsidRDefault="00DC324B" w:rsidP="009C2A6B">
                                    <w:pPr>
                                      <w:pStyle w:val="af5"/>
                                      <w:spacing w:line="360" w:lineRule="auto"/>
                                      <w:ind w:left="0" w:firstLineChars="0" w:firstLine="0"/>
                                      <w:jc w:val="center"/>
                                      <w:rPr>
                                        <w:ins w:id="1136" w:author="響生 畠中" w:date="2025-11-05T07:41:00Z" w16du:dateUtc="2025-11-04T22:41:00Z"/>
                                        <w:b w:val="0"/>
                                        <w:bCs w:val="0"/>
                                        <w:sz w:val="16"/>
                                        <w:szCs w:val="16"/>
                                        <w:rPrChange w:id="1137" w:author="悠 長谷川" w:date="2025-11-05T12:47:00Z" w16du:dateUtc="2025-11-05T03:47:00Z">
                                          <w:rPr>
                                            <w:ins w:id="1138" w:author="響生 畠中" w:date="2025-11-05T07:41:00Z" w16du:dateUtc="2025-11-04T22:41:00Z"/>
                                            <w:sz w:val="20"/>
                                            <w:szCs w:val="20"/>
                                          </w:rPr>
                                        </w:rPrChange>
                                      </w:rPr>
                                    </w:pPr>
                                    <w:ins w:id="1139" w:author="響生 畠中" w:date="2025-11-05T07:44:00Z" w16du:dateUtc="2025-11-04T22:44:00Z">
                                      <w:r w:rsidRPr="0074606C">
                                        <w:rPr>
                                          <w:rFonts w:hint="eastAsia"/>
                                          <w:b w:val="0"/>
                                          <w:bCs w:val="0"/>
                                          <w:sz w:val="16"/>
                                          <w:szCs w:val="16"/>
                                          <w:rPrChange w:id="1140" w:author="悠 長谷川" w:date="2025-11-05T12:47:00Z" w16du:dateUtc="2025-11-05T03:47:00Z">
                                            <w:rPr>
                                              <w:rFonts w:hint="eastAsia"/>
                                              <w:sz w:val="16"/>
                                              <w:szCs w:val="16"/>
                                            </w:rPr>
                                          </w:rPrChange>
                                        </w:rPr>
                                        <w:t>〇</w:t>
                                      </w:r>
                                    </w:ins>
                                  </w:p>
                                </w:tc>
                              </w:tr>
                            </w:tbl>
                            <w:p w14:paraId="483CCCD1" w14:textId="68BDC252" w:rsidR="00037C0B" w:rsidRPr="00037C0B" w:rsidRDefault="00037C0B">
                              <w:pPr>
                                <w:pStyle w:val="af5"/>
                                <w:spacing w:line="360" w:lineRule="auto"/>
                                <w:ind w:left="0" w:firstLineChars="0" w:firstLine="0"/>
                                <w:jc w:val="center"/>
                                <w:rPr>
                                  <w:sz w:val="20"/>
                                  <w:szCs w:val="20"/>
                                </w:rPr>
                                <w:pPrChange w:id="1141" w:author="響生 畠中" w:date="2025-11-05T07:34:00Z" w16du:dateUtc="2025-11-04T22:34:00Z">
                                  <w:pPr>
                                    <w:pStyle w:val="af5"/>
                                    <w:ind w:left="0" w:firstLineChars="0" w:firstLine="0"/>
                                    <w:jc w:val="center"/>
                                  </w:pPr>
                                </w:pPrChange>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58C766AA" id="テキスト ボックス 1" o:spid="_x0000_s1032" type="#_x0000_t202" style="width:226.7pt;height:23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" stroked="f">
                  <v:textbox inset="0,0,0,0">
                    <w:txbxContent>
                      <w:p w14:paraId="52D4C364" w14:textId="1DF1C915" w:rsidR="009C2A6B" w:rsidRPr="00037C0B" w:rsidRDefault="00037C0B" w:rsidP="009C2A6B">
                        <w:pPr>
                          <w:pStyle w:val="af5"/>
                          <w:spacing w:line="360" w:lineRule="auto"/>
                          <w:ind w:left="0" w:firstLineChars="0" w:firstLine="0"/>
                          <w:jc w:val="center"/>
                          <w:rPr>
                            <w:ins w:id="1142" w:author="響生 畠中" w:date="2025-11-05T07:40:00Z" w16du:dateUtc="2025-11-04T22:40:00Z"/>
                            <w:sz w:val="20"/>
                            <w:szCs w:val="20"/>
                          </w:rPr>
                        </w:pPr>
                        <w:bookmarkStart w:id="1143" w:name="_Ref213240340"/>
                        <w:del w:id="1144" w:author="響生 畠中" w:date="2025-11-05T16:47:00Z" w16du:dateUtc="2025-11-05T07:47:00Z">
                          <w:r w:rsidRPr="00037C0B" w:rsidDel="00B867A7">
                            <w:rPr>
                              <w:rFonts w:hint="eastAsia"/>
                              <w:sz w:val="20"/>
                              <w:szCs w:val="20"/>
                            </w:rPr>
                            <w:delText>表</w:delText>
                          </w:r>
                          <w:r w:rsidRPr="00037C0B" w:rsidDel="00B867A7">
                            <w:rPr>
                              <w:rFonts w:hint="eastAsia"/>
                              <w:sz w:val="20"/>
                              <w:szCs w:val="20"/>
                            </w:rPr>
                            <w:delText xml:space="preserve"> </w:delText>
                          </w:r>
                        </w:del>
                        <w:del w:id="1145" w:author="響生 畠中" w:date="2025-11-05T14:47:00Z" w16du:dateUtc="2025-11-05T05:47:00Z">
                          <w:r w:rsidRPr="00037C0B" w:rsidDel="00566F31">
                            <w:rPr>
                              <w:rFonts w:ascii="Times New Roman" w:hAnsi="Times New Roman"/>
                              <w:sz w:val="20"/>
                              <w:szCs w:val="20"/>
                            </w:rPr>
                            <w:fldChar w:fldCharType="begin"/>
                          </w:r>
                          <w:r w:rsidRPr="00037C0B" w:rsidDel="00566F31">
                            <w:rPr>
                              <w:rFonts w:ascii="Times New Roman" w:hAnsi="Times New Roman"/>
                              <w:sz w:val="20"/>
                              <w:szCs w:val="20"/>
                            </w:rPr>
                            <w:delInstrText xml:space="preserve"> SEQ </w:delInstrText>
                          </w:r>
                          <w:r w:rsidRPr="00037C0B" w:rsidDel="00566F31">
                            <w:rPr>
                              <w:rFonts w:ascii="Times New Roman" w:hAnsi="Times New Roman"/>
                              <w:sz w:val="20"/>
                              <w:szCs w:val="20"/>
                            </w:rPr>
                            <w:delInstrText>表</w:delInstrText>
                          </w:r>
                          <w:r w:rsidRPr="00037C0B" w:rsidDel="00566F31">
                            <w:rPr>
                              <w:rFonts w:ascii="Times New Roman" w:hAnsi="Times New Roman"/>
                              <w:sz w:val="20"/>
                              <w:szCs w:val="20"/>
                            </w:rPr>
                            <w:delInstrText xml:space="preserve"> \* ARABIC </w:delInstrText>
                          </w:r>
                          <w:r w:rsidRPr="00037C0B" w:rsidDel="00566F31">
                            <w:rPr>
                              <w:rFonts w:ascii="Times New Roman" w:hAnsi="Times New Roman"/>
                              <w:sz w:val="20"/>
                              <w:szCs w:val="20"/>
                            </w:rPr>
                            <w:fldChar w:fldCharType="separate"/>
                          </w:r>
                          <w:r w:rsidR="00802FBB" w:rsidDel="00566F31">
                            <w:rPr>
                              <w:rFonts w:ascii="Times New Roman" w:hAnsi="Times New Roman"/>
                              <w:noProof/>
                              <w:sz w:val="20"/>
                              <w:szCs w:val="20"/>
                            </w:rPr>
                            <w:delText>2</w:delText>
                          </w:r>
                          <w:r w:rsidRPr="00037C0B" w:rsidDel="00566F31">
                            <w:rPr>
                              <w:rFonts w:ascii="Times New Roman" w:hAnsi="Times New Roman"/>
                              <w:sz w:val="20"/>
                              <w:szCs w:val="20"/>
                            </w:rPr>
                            <w:fldChar w:fldCharType="end"/>
                          </w:r>
                        </w:del>
                        <w:r w:rsidRPr="00037C0B">
                          <w:rPr>
                            <w:rFonts w:hint="eastAsia"/>
                            <w:sz w:val="20"/>
                            <w:szCs w:val="20"/>
                          </w:rPr>
                          <w:t>：</w:t>
                        </w:r>
                        <w:del w:id="1146" w:author="響生 畠中" w:date="2025-11-05T07:09:00Z" w16du:dateUtc="2025-11-04T22:09:00Z">
                          <w:r w:rsidRPr="00037C0B" w:rsidDel="0065122A">
                            <w:rPr>
                              <w:rFonts w:hint="eastAsia"/>
                              <w:sz w:val="20"/>
                              <w:szCs w:val="20"/>
                            </w:rPr>
                            <w:delText>集計範囲</w:delText>
                          </w:r>
                        </w:del>
                        <w:ins w:id="1147" w:author="響生 畠中" w:date="2025-11-05T07:09:00Z" w16du:dateUtc="2025-11-04T22:09:00Z">
                          <w:r w:rsidR="0065122A">
                            <w:rPr>
                              <w:rFonts w:hint="eastAsia"/>
                              <w:sz w:val="20"/>
                              <w:szCs w:val="20"/>
                            </w:rPr>
                            <w:t>評価シナリオ</w:t>
                          </w:r>
                        </w:ins>
                        <w:ins w:id="1148" w:author="悠 長谷川" w:date="2025-11-05T12:47:00Z" w16du:dateUtc="2025-11-05T03:47:00Z">
                          <w:r w:rsidR="0074606C">
                            <w:rPr>
                              <w:rFonts w:hint="eastAsia"/>
                              <w:sz w:val="20"/>
                              <w:szCs w:val="20"/>
                            </w:rPr>
                            <w:t>の設定一覧</w:t>
                          </w:r>
                        </w:ins>
                        <w:bookmarkEnd w:id="1143"/>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1149" w:author="響生 畠中" w:date="2025-11-05T14:53:00Z" w16du:dateUtc="2025-11-05T05:53:00Z">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1271"/>
                          <w:gridCol w:w="851"/>
                          <w:gridCol w:w="1134"/>
                          <w:gridCol w:w="1268"/>
                          <w:tblGridChange w:id="1150">
                            <w:tblGrid>
                              <w:gridCol w:w="5"/>
                              <w:gridCol w:w="1131"/>
                              <w:gridCol w:w="135"/>
                              <w:gridCol w:w="714"/>
                              <w:gridCol w:w="137"/>
                              <w:gridCol w:w="145"/>
                              <w:gridCol w:w="852"/>
                              <w:gridCol w:w="137"/>
                              <w:gridCol w:w="142"/>
                              <w:gridCol w:w="1126"/>
                              <w:gridCol w:w="5"/>
                            </w:tblGrid>
                          </w:tblGridChange>
                        </w:tblGrid>
                        <w:tr w:rsidR="00566F31" w14:paraId="4C6A2721" w14:textId="77777777" w:rsidTr="00566F31">
                          <w:trPr>
                            <w:trHeight w:val="438"/>
                            <w:ins w:id="1151" w:author="響生 畠中" w:date="2025-11-05T07:40:00Z"/>
                            <w:trPrChange w:id="1152" w:author="響生 畠中" w:date="2025-11-05T14:53:00Z" w16du:dateUtc="2025-11-05T05:53:00Z">
                              <w:trPr>
                                <w:gridAfter w:val="0"/>
                                <w:trHeight w:val="438"/>
                              </w:trPr>
                            </w:trPrChange>
                          </w:trPr>
                          <w:tc>
                            <w:tcPr>
                              <w:tcW w:w="1271" w:type="dxa"/>
                              <w:tcBorders>
                                <w:top w:val="single" w:sz="8" w:space="0" w:color="auto"/>
                                <w:bottom w:val="single" w:sz="8" w:space="0" w:color="auto"/>
                              </w:tcBorders>
                              <w:tcPrChange w:id="1153" w:author="響生 畠中" w:date="2025-11-05T14:53:00Z" w16du:dateUtc="2025-11-05T05:53:00Z">
                                <w:tcPr>
                                  <w:tcW w:w="1271" w:type="dxa"/>
                                  <w:gridSpan w:val="3"/>
                                  <w:tcBorders>
                                    <w:top w:val="single" w:sz="8" w:space="0" w:color="auto"/>
                                    <w:bottom w:val="single" w:sz="8" w:space="0" w:color="auto"/>
                                  </w:tcBorders>
                                </w:tcPr>
                              </w:tcPrChange>
                            </w:tcPr>
                            <w:p w14:paraId="3DB5D7E7" w14:textId="708D6EC0" w:rsidR="009C2A6B" w:rsidRPr="00D5370E" w:rsidRDefault="009C2A6B" w:rsidP="009C2A6B">
                              <w:pPr>
                                <w:pStyle w:val="af5"/>
                                <w:spacing w:line="360" w:lineRule="auto"/>
                                <w:ind w:left="0" w:firstLineChars="0" w:firstLine="0"/>
                                <w:jc w:val="center"/>
                                <w:rPr>
                                  <w:ins w:id="1154" w:author="響生 畠中" w:date="2025-11-05T07:40:00Z" w16du:dateUtc="2025-11-04T22:40:00Z"/>
                                  <w:sz w:val="20"/>
                                  <w:szCs w:val="20"/>
                                </w:rPr>
                              </w:pPr>
                              <w:ins w:id="1155" w:author="響生 畠中" w:date="2025-11-05T07:40:00Z" w16du:dateUtc="2025-11-04T22:40:00Z">
                                <w:r w:rsidRPr="0074606C">
                                  <w:rPr>
                                    <w:rFonts w:hint="eastAsia"/>
                                    <w:sz w:val="20"/>
                                    <w:szCs w:val="20"/>
                                  </w:rPr>
                                  <w:t>シナリオ</w:t>
                                </w:r>
                              </w:ins>
                              <w:ins w:id="1156" w:author="悠 長谷川" w:date="2025-11-05T12:46:00Z" w16du:dateUtc="2025-11-05T03:46:00Z">
                                <w:r w:rsidR="0074606C" w:rsidRPr="0074606C">
                                  <w:rPr>
                                    <w:rFonts w:hint="eastAsia"/>
                                    <w:sz w:val="20"/>
                                    <w:szCs w:val="20"/>
                                  </w:rPr>
                                  <w:t>名</w:t>
                                </w:r>
                              </w:ins>
                            </w:p>
                          </w:tc>
                          <w:tc>
                            <w:tcPr>
                              <w:tcW w:w="851" w:type="dxa"/>
                              <w:tcBorders>
                                <w:top w:val="single" w:sz="8" w:space="0" w:color="auto"/>
                                <w:bottom w:val="single" w:sz="8" w:space="0" w:color="auto"/>
                              </w:tcBorders>
                              <w:tcPrChange w:id="1157" w:author="響生 畠中" w:date="2025-11-05T14:53:00Z" w16du:dateUtc="2025-11-05T05:53:00Z">
                                <w:tcPr>
                                  <w:tcW w:w="851" w:type="dxa"/>
                                  <w:gridSpan w:val="2"/>
                                  <w:tcBorders>
                                    <w:top w:val="single" w:sz="8" w:space="0" w:color="auto"/>
                                    <w:bottom w:val="single" w:sz="8" w:space="0" w:color="auto"/>
                                  </w:tcBorders>
                                </w:tcPr>
                              </w:tcPrChange>
                            </w:tcPr>
                            <w:p w14:paraId="04288AF8" w14:textId="1F6F7169" w:rsidR="009C2A6B" w:rsidRPr="00D5370E" w:rsidRDefault="009C2A6B" w:rsidP="009C2A6B">
                              <w:pPr>
                                <w:pStyle w:val="af5"/>
                                <w:spacing w:line="360" w:lineRule="auto"/>
                                <w:ind w:left="0" w:firstLineChars="0" w:firstLine="0"/>
                                <w:jc w:val="center"/>
                                <w:rPr>
                                  <w:ins w:id="1158" w:author="響生 畠中" w:date="2025-11-05T07:40:00Z" w16du:dateUtc="2025-11-04T22:40:00Z"/>
                                  <w:sz w:val="20"/>
                                  <w:szCs w:val="20"/>
                                </w:rPr>
                              </w:pPr>
                              <w:ins w:id="1159" w:author="響生 畠中" w:date="2025-11-05T07:40:00Z" w16du:dateUtc="2025-11-04T22:40:00Z">
                                <w:r w:rsidRPr="0074606C">
                                  <w:rPr>
                                    <w:rFonts w:hint="eastAsia"/>
                                    <w:sz w:val="20"/>
                                    <w:szCs w:val="20"/>
                                  </w:rPr>
                                  <w:t>バス</w:t>
                                </w:r>
                              </w:ins>
                            </w:p>
                          </w:tc>
                          <w:tc>
                            <w:tcPr>
                              <w:tcW w:w="1134" w:type="dxa"/>
                              <w:tcBorders>
                                <w:top w:val="single" w:sz="8" w:space="0" w:color="auto"/>
                                <w:bottom w:val="single" w:sz="8" w:space="0" w:color="auto"/>
                              </w:tcBorders>
                              <w:tcPrChange w:id="1160" w:author="響生 畠中" w:date="2025-11-05T14:53:00Z" w16du:dateUtc="2025-11-05T05:53:00Z">
                                <w:tcPr>
                                  <w:tcW w:w="1134" w:type="dxa"/>
                                  <w:gridSpan w:val="3"/>
                                  <w:tcBorders>
                                    <w:top w:val="single" w:sz="8" w:space="0" w:color="auto"/>
                                    <w:bottom w:val="single" w:sz="8" w:space="0" w:color="auto"/>
                                  </w:tcBorders>
                                </w:tcPr>
                              </w:tcPrChange>
                            </w:tcPr>
                            <w:p w14:paraId="2267FB9A" w14:textId="3D8EAED6" w:rsidR="009C2A6B" w:rsidRPr="00D5370E" w:rsidRDefault="0068073A" w:rsidP="009C2A6B">
                              <w:pPr>
                                <w:pStyle w:val="af5"/>
                                <w:spacing w:line="360" w:lineRule="auto"/>
                                <w:ind w:left="0" w:firstLineChars="0" w:firstLine="0"/>
                                <w:jc w:val="center"/>
                                <w:rPr>
                                  <w:ins w:id="1161" w:author="響生 畠中" w:date="2025-11-05T07:40:00Z" w16du:dateUtc="2025-11-04T22:40:00Z"/>
                                  <w:sz w:val="20"/>
                                  <w:szCs w:val="20"/>
                                </w:rPr>
                              </w:pPr>
                              <w:ins w:id="1162" w:author="響生 畠中" w:date="2025-11-05T15:26:00Z" w16du:dateUtc="2025-11-05T06:26:00Z">
                                <w:r>
                                  <w:rPr>
                                    <w:rFonts w:hint="eastAsia"/>
                                    <w:sz w:val="20"/>
                                    <w:szCs w:val="20"/>
                                  </w:rPr>
                                  <w:t>希望速度</w:t>
                                </w:r>
                              </w:ins>
                            </w:p>
                          </w:tc>
                          <w:tc>
                            <w:tcPr>
                              <w:tcW w:w="1268" w:type="dxa"/>
                              <w:tcBorders>
                                <w:top w:val="single" w:sz="8" w:space="0" w:color="auto"/>
                                <w:bottom w:val="single" w:sz="8" w:space="0" w:color="auto"/>
                              </w:tcBorders>
                              <w:tcPrChange w:id="1163" w:author="響生 畠中" w:date="2025-11-05T14:53:00Z" w16du:dateUtc="2025-11-05T05:53:00Z">
                                <w:tcPr>
                                  <w:tcW w:w="1268" w:type="dxa"/>
                                  <w:gridSpan w:val="2"/>
                                  <w:tcBorders>
                                    <w:top w:val="single" w:sz="8" w:space="0" w:color="auto"/>
                                    <w:bottom w:val="single" w:sz="8" w:space="0" w:color="auto"/>
                                  </w:tcBorders>
                                </w:tcPr>
                              </w:tcPrChange>
                            </w:tcPr>
                            <w:p w14:paraId="0A2BFC92" w14:textId="7F6EEDEF" w:rsidR="009C2A6B" w:rsidRPr="00D5370E" w:rsidRDefault="009C2A6B" w:rsidP="009C2A6B">
                              <w:pPr>
                                <w:pStyle w:val="af5"/>
                                <w:spacing w:line="360" w:lineRule="auto"/>
                                <w:ind w:left="0" w:firstLineChars="0" w:firstLine="0"/>
                                <w:jc w:val="center"/>
                                <w:rPr>
                                  <w:ins w:id="1164" w:author="響生 畠中" w:date="2025-11-05T07:40:00Z" w16du:dateUtc="2025-11-04T22:40:00Z"/>
                                  <w:sz w:val="20"/>
                                  <w:szCs w:val="20"/>
                                </w:rPr>
                              </w:pPr>
                              <w:ins w:id="1165" w:author="響生 畠中" w:date="2025-11-05T07:40:00Z" w16du:dateUtc="2025-11-04T22:40:00Z">
                                <w:r w:rsidRPr="0074606C">
                                  <w:rPr>
                                    <w:rFonts w:hint="eastAsia"/>
                                    <w:sz w:val="20"/>
                                    <w:szCs w:val="20"/>
                                  </w:rPr>
                                  <w:t>駐停車施策</w:t>
                                </w:r>
                              </w:ins>
                            </w:p>
                          </w:tc>
                        </w:tr>
                        <w:tr w:rsidR="00DC324B" w14:paraId="65176575" w14:textId="77777777" w:rsidTr="00566F31">
                          <w:tblPrEx>
                            <w:tblPrExChange w:id="1166" w:author="響生 畠中" w:date="2025-11-05T14:53:00Z" w16du:dateUtc="2025-11-05T05:53:00Z">
                              <w:tblPrEx>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Ex>
                            </w:tblPrExChange>
                          </w:tblPrEx>
                          <w:trPr>
                            <w:trHeight w:val="438"/>
                            <w:ins w:id="1167" w:author="響生 畠中" w:date="2025-11-05T07:40:00Z"/>
                            <w:trPrChange w:id="1168" w:author="響生 畠中" w:date="2025-11-05T14:53:00Z" w16du:dateUtc="2025-11-05T05:53:00Z">
                              <w:trPr>
                                <w:gridBefore w:val="1"/>
                                <w:trHeight w:val="237"/>
                              </w:trPr>
                            </w:trPrChange>
                          </w:trPr>
                          <w:tc>
                            <w:tcPr>
                              <w:tcW w:w="1271" w:type="dxa"/>
                              <w:tcBorders>
                                <w:top w:val="single" w:sz="8" w:space="0" w:color="auto"/>
                              </w:tcBorders>
                              <w:tcPrChange w:id="1169" w:author="響生 畠中" w:date="2025-11-05T14:53:00Z" w16du:dateUtc="2025-11-05T05:53:00Z">
                                <w:tcPr>
                                  <w:tcW w:w="1131" w:type="dxa"/>
                                </w:tcPr>
                              </w:tcPrChange>
                            </w:tcPr>
                            <w:p w14:paraId="1068AEB5" w14:textId="6BBF55BF" w:rsidR="009C2A6B" w:rsidRPr="0074606C" w:rsidRDefault="009C2A6B" w:rsidP="009C2A6B">
                              <w:pPr>
                                <w:pStyle w:val="af5"/>
                                <w:spacing w:line="360" w:lineRule="auto"/>
                                <w:ind w:left="0" w:firstLineChars="0" w:firstLine="0"/>
                                <w:jc w:val="center"/>
                                <w:rPr>
                                  <w:ins w:id="1170" w:author="響生 畠中" w:date="2025-11-05T07:40:00Z" w16du:dateUtc="2025-11-04T22:40:00Z"/>
                                  <w:rFonts w:ascii="Times New Roman" w:hAnsi="Times New Roman"/>
                                  <w:sz w:val="16"/>
                                  <w:szCs w:val="16"/>
                                  <w:rPrChange w:id="1171" w:author="悠 長谷川" w:date="2025-11-05T12:47:00Z" w16du:dateUtc="2025-11-05T03:47:00Z">
                                    <w:rPr>
                                      <w:ins w:id="1172" w:author="響生 畠中" w:date="2025-11-05T07:40:00Z" w16du:dateUtc="2025-11-04T22:40:00Z"/>
                                      <w:sz w:val="20"/>
                                      <w:szCs w:val="20"/>
                                    </w:rPr>
                                  </w:rPrChange>
                                </w:rPr>
                              </w:pPr>
                              <w:ins w:id="1173" w:author="響生 畠中" w:date="2025-11-05T07:43:00Z" w16du:dateUtc="2025-11-04T22:43:00Z">
                                <w:r w:rsidRPr="0074606C">
                                  <w:rPr>
                                    <w:rFonts w:ascii="Times New Roman" w:hAnsi="Times New Roman"/>
                                    <w:sz w:val="16"/>
                                    <w:szCs w:val="16"/>
                                    <w:rPrChange w:id="1174" w:author="悠 長谷川" w:date="2025-11-05T12:47:00Z" w16du:dateUtc="2025-11-05T03:47:00Z">
                                      <w:rPr>
                                        <w:sz w:val="16"/>
                                        <w:szCs w:val="16"/>
                                      </w:rPr>
                                    </w:rPrChange>
                                  </w:rPr>
                                  <w:t>MV-</w:t>
                                </w:r>
                                <w:r w:rsidRPr="0074606C">
                                  <w:rPr>
                                    <w:rFonts w:ascii="Times New Roman" w:hAnsi="Times New Roman" w:hint="eastAsia"/>
                                    <w:sz w:val="16"/>
                                    <w:szCs w:val="16"/>
                                    <w:rPrChange w:id="1175" w:author="悠 長谷川" w:date="2025-11-05T12:47:00Z" w16du:dateUtc="2025-11-05T03:47:00Z">
                                      <w:rPr>
                                        <w:rFonts w:hint="eastAsia"/>
                                        <w:sz w:val="16"/>
                                        <w:szCs w:val="16"/>
                                      </w:rPr>
                                    </w:rPrChange>
                                  </w:rPr>
                                  <w:t>×</w:t>
                                </w:r>
                              </w:ins>
                            </w:p>
                          </w:tc>
                          <w:tc>
                            <w:tcPr>
                              <w:tcW w:w="851" w:type="dxa"/>
                              <w:tcBorders>
                                <w:top w:val="single" w:sz="8" w:space="0" w:color="auto"/>
                              </w:tcBorders>
                              <w:tcPrChange w:id="1176" w:author="響生 畠中" w:date="2025-11-05T14:53:00Z" w16du:dateUtc="2025-11-05T05:53:00Z">
                                <w:tcPr>
                                  <w:tcW w:w="849" w:type="dxa"/>
                                  <w:gridSpan w:val="2"/>
                                </w:tcPr>
                              </w:tcPrChange>
                            </w:tcPr>
                            <w:p w14:paraId="1B031C57" w14:textId="58F7EC18" w:rsidR="009C2A6B" w:rsidRPr="0074606C" w:rsidRDefault="009C2A6B" w:rsidP="009C2A6B">
                              <w:pPr>
                                <w:pStyle w:val="af5"/>
                                <w:spacing w:line="360" w:lineRule="auto"/>
                                <w:ind w:left="0" w:firstLineChars="0" w:firstLine="0"/>
                                <w:jc w:val="center"/>
                                <w:rPr>
                                  <w:ins w:id="1177" w:author="響生 畠中" w:date="2025-11-05T07:40:00Z" w16du:dateUtc="2025-11-04T22:40:00Z"/>
                                  <w:rFonts w:ascii="Times New Roman" w:hAnsi="Times New Roman"/>
                                  <w:b w:val="0"/>
                                  <w:bCs w:val="0"/>
                                  <w:sz w:val="16"/>
                                  <w:szCs w:val="16"/>
                                  <w:rPrChange w:id="1178" w:author="悠 長谷川" w:date="2025-11-05T12:47:00Z" w16du:dateUtc="2025-11-05T03:47:00Z">
                                    <w:rPr>
                                      <w:ins w:id="1179" w:author="響生 畠中" w:date="2025-11-05T07:40:00Z" w16du:dateUtc="2025-11-04T22:40:00Z"/>
                                      <w:sz w:val="20"/>
                                      <w:szCs w:val="20"/>
                                    </w:rPr>
                                  </w:rPrChange>
                                </w:rPr>
                              </w:pPr>
                              <w:ins w:id="1180" w:author="響生 畠中" w:date="2025-11-05T07:43:00Z" w16du:dateUtc="2025-11-04T22:43:00Z">
                                <w:r w:rsidRPr="0074606C">
                                  <w:rPr>
                                    <w:rFonts w:ascii="Times New Roman" w:hAnsi="Times New Roman"/>
                                    <w:b w:val="0"/>
                                    <w:bCs w:val="0"/>
                                    <w:sz w:val="16"/>
                                    <w:szCs w:val="16"/>
                                    <w:rPrChange w:id="1181" w:author="悠 長谷川" w:date="2025-11-05T12:47:00Z" w16du:dateUtc="2025-11-05T03:47:00Z">
                                      <w:rPr>
                                        <w:sz w:val="16"/>
                                        <w:szCs w:val="16"/>
                                      </w:rPr>
                                    </w:rPrChange>
                                  </w:rPr>
                                  <w:t>MV</w:t>
                                </w:r>
                              </w:ins>
                            </w:p>
                          </w:tc>
                          <w:tc>
                            <w:tcPr>
                              <w:tcW w:w="0" w:type="dxa"/>
                              <w:tcBorders>
                                <w:top w:val="single" w:sz="8" w:space="0" w:color="auto"/>
                              </w:tcBorders>
                              <w:tcPrChange w:id="1182" w:author="響生 畠中" w:date="2025-11-05T14:53:00Z" w16du:dateUtc="2025-11-05T05:53:00Z">
                                <w:tcPr>
                                  <w:tcW w:w="1134" w:type="dxa"/>
                                  <w:gridSpan w:val="3"/>
                                </w:tcPr>
                              </w:tcPrChange>
                            </w:tcPr>
                            <w:p w14:paraId="6162ED20" w14:textId="2A975CC6" w:rsidR="009C2A6B" w:rsidRPr="00DC324B" w:rsidRDefault="00DC324B" w:rsidP="009C2A6B">
                              <w:pPr>
                                <w:pStyle w:val="af5"/>
                                <w:spacing w:line="360" w:lineRule="auto"/>
                                <w:ind w:left="0" w:firstLineChars="0" w:firstLine="0"/>
                                <w:jc w:val="center"/>
                                <w:rPr>
                                  <w:ins w:id="1183" w:author="響生 畠中" w:date="2025-11-05T07:40:00Z" w16du:dateUtc="2025-11-04T22:40:00Z"/>
                                  <w:sz w:val="16"/>
                                  <w:szCs w:val="16"/>
                                  <w:rPrChange w:id="1184" w:author="響生 畠中" w:date="2025-11-05T07:49:00Z" w16du:dateUtc="2025-11-04T22:49:00Z">
                                    <w:rPr>
                                      <w:ins w:id="1185" w:author="響生 畠中" w:date="2025-11-05T07:40:00Z" w16du:dateUtc="2025-11-04T22:40:00Z"/>
                                      <w:sz w:val="20"/>
                                      <w:szCs w:val="20"/>
                                    </w:rPr>
                                  </w:rPrChange>
                                </w:rPr>
                              </w:pPr>
                              <w:ins w:id="1186" w:author="響生 畠中" w:date="2025-11-05T07:44:00Z" w16du:dateUtc="2025-11-04T22:44:00Z">
                                <w:r w:rsidRPr="00DC324B">
                                  <w:rPr>
                                    <w:rFonts w:hint="eastAsia"/>
                                    <w:sz w:val="16"/>
                                    <w:szCs w:val="16"/>
                                  </w:rPr>
                                  <w:t>-</w:t>
                                </w:r>
                              </w:ins>
                            </w:p>
                          </w:tc>
                          <w:tc>
                            <w:tcPr>
                              <w:tcW w:w="1268" w:type="dxa"/>
                              <w:tcBorders>
                                <w:top w:val="single" w:sz="8" w:space="0" w:color="auto"/>
                              </w:tcBorders>
                              <w:tcPrChange w:id="1187" w:author="響生 畠中" w:date="2025-11-05T14:53:00Z" w16du:dateUtc="2025-11-05T05:53:00Z">
                                <w:tcPr>
                                  <w:tcW w:w="1410" w:type="dxa"/>
                                  <w:gridSpan w:val="4"/>
                                </w:tcPr>
                              </w:tcPrChange>
                            </w:tcPr>
                            <w:p w14:paraId="2B2FD552" w14:textId="42E6EAED" w:rsidR="009C2A6B" w:rsidRPr="0074606C" w:rsidRDefault="00DC324B" w:rsidP="009C2A6B">
                              <w:pPr>
                                <w:pStyle w:val="af5"/>
                                <w:spacing w:line="360" w:lineRule="auto"/>
                                <w:ind w:left="0" w:firstLineChars="0" w:firstLine="0"/>
                                <w:jc w:val="center"/>
                                <w:rPr>
                                  <w:ins w:id="1188" w:author="響生 畠中" w:date="2025-11-05T07:40:00Z" w16du:dateUtc="2025-11-04T22:40:00Z"/>
                                  <w:b w:val="0"/>
                                  <w:bCs w:val="0"/>
                                  <w:sz w:val="16"/>
                                  <w:szCs w:val="16"/>
                                  <w:rPrChange w:id="1189" w:author="悠 長谷川" w:date="2025-11-05T12:47:00Z" w16du:dateUtc="2025-11-05T03:47:00Z">
                                    <w:rPr>
                                      <w:ins w:id="1190" w:author="響生 畠中" w:date="2025-11-05T07:40:00Z" w16du:dateUtc="2025-11-04T22:40:00Z"/>
                                      <w:sz w:val="20"/>
                                      <w:szCs w:val="20"/>
                                    </w:rPr>
                                  </w:rPrChange>
                                </w:rPr>
                              </w:pPr>
                              <w:ins w:id="1191" w:author="響生 畠中" w:date="2025-11-05T07:44:00Z" w16du:dateUtc="2025-11-04T22:44:00Z">
                                <w:r w:rsidRPr="0074606C">
                                  <w:rPr>
                                    <w:b w:val="0"/>
                                    <w:bCs w:val="0"/>
                                    <w:sz w:val="16"/>
                                    <w:szCs w:val="16"/>
                                    <w:rPrChange w:id="1192" w:author="悠 長谷川" w:date="2025-11-05T12:47:00Z" w16du:dateUtc="2025-11-05T03:47:00Z">
                                      <w:rPr>
                                        <w:sz w:val="16"/>
                                        <w:szCs w:val="16"/>
                                      </w:rPr>
                                    </w:rPrChange>
                                  </w:rPr>
                                  <w:t>-</w:t>
                                </w:r>
                              </w:ins>
                            </w:p>
                          </w:tc>
                        </w:tr>
                        <w:tr w:rsidR="009C2A6B" w14:paraId="19C940FB" w14:textId="77777777" w:rsidTr="00566F31">
                          <w:tblPrEx>
                            <w:tblPrExChange w:id="1193" w:author="響生 畠中" w:date="2025-11-05T14:53:00Z" w16du:dateUtc="2025-11-05T05:53: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438"/>
                            <w:ins w:id="1194" w:author="響生 畠中" w:date="2025-11-05T07:40:00Z"/>
                            <w:trPrChange w:id="1195" w:author="響生 畠中" w:date="2025-11-05T14:53:00Z" w16du:dateUtc="2025-11-05T05:53:00Z">
                              <w:trPr>
                                <w:gridBefore w:val="1"/>
                              </w:trPr>
                            </w:trPrChange>
                          </w:trPr>
                          <w:tc>
                            <w:tcPr>
                              <w:tcW w:w="1271" w:type="dxa"/>
                              <w:tcPrChange w:id="1196" w:author="響生 畠中" w:date="2025-11-05T14:53:00Z" w16du:dateUtc="2025-11-05T05:53:00Z">
                                <w:tcPr>
                                  <w:tcW w:w="1134" w:type="dxa"/>
                                </w:tcPr>
                              </w:tcPrChange>
                            </w:tcPr>
                            <w:p w14:paraId="4D9C1BF6" w14:textId="53CDEA4F" w:rsidR="009C2A6B" w:rsidRPr="0074606C" w:rsidRDefault="009C2A6B" w:rsidP="009C2A6B">
                              <w:pPr>
                                <w:pStyle w:val="af5"/>
                                <w:spacing w:line="360" w:lineRule="auto"/>
                                <w:ind w:left="0" w:firstLineChars="0" w:firstLine="0"/>
                                <w:jc w:val="center"/>
                                <w:rPr>
                                  <w:ins w:id="1197" w:author="響生 畠中" w:date="2025-11-05T07:40:00Z" w16du:dateUtc="2025-11-04T22:40:00Z"/>
                                  <w:rFonts w:ascii="Times New Roman" w:hAnsi="Times New Roman"/>
                                  <w:sz w:val="16"/>
                                  <w:szCs w:val="16"/>
                                  <w:rPrChange w:id="1198" w:author="悠 長谷川" w:date="2025-11-05T12:47:00Z" w16du:dateUtc="2025-11-05T03:47:00Z">
                                    <w:rPr>
                                      <w:ins w:id="1199" w:author="響生 畠中" w:date="2025-11-05T07:40:00Z" w16du:dateUtc="2025-11-04T22:40:00Z"/>
                                      <w:sz w:val="20"/>
                                      <w:szCs w:val="20"/>
                                    </w:rPr>
                                  </w:rPrChange>
                                </w:rPr>
                              </w:pPr>
                              <w:ins w:id="1200" w:author="響生 畠中" w:date="2025-11-05T07:43:00Z" w16du:dateUtc="2025-11-04T22:43:00Z">
                                <w:r w:rsidRPr="0074606C">
                                  <w:rPr>
                                    <w:rFonts w:ascii="Times New Roman" w:hAnsi="Times New Roman"/>
                                    <w:sz w:val="16"/>
                                    <w:szCs w:val="16"/>
                                    <w:rPrChange w:id="1201" w:author="悠 長谷川" w:date="2025-11-05T12:47:00Z" w16du:dateUtc="2025-11-05T03:47:00Z">
                                      <w:rPr>
                                        <w:sz w:val="16"/>
                                        <w:szCs w:val="16"/>
                                      </w:rPr>
                                    </w:rPrChange>
                                  </w:rPr>
                                  <w:t>MV-</w:t>
                                </w:r>
                                <w:r w:rsidRPr="0074606C">
                                  <w:rPr>
                                    <w:rFonts w:ascii="Times New Roman" w:hAnsi="Times New Roman" w:hint="eastAsia"/>
                                    <w:sz w:val="16"/>
                                    <w:szCs w:val="16"/>
                                    <w:rPrChange w:id="1202" w:author="悠 長谷川" w:date="2025-11-05T12:47:00Z" w16du:dateUtc="2025-11-05T03:47:00Z">
                                      <w:rPr>
                                        <w:rFonts w:hint="eastAsia"/>
                                        <w:sz w:val="16"/>
                                        <w:szCs w:val="16"/>
                                      </w:rPr>
                                    </w:rPrChange>
                                  </w:rPr>
                                  <w:t>〇</w:t>
                                </w:r>
                              </w:ins>
                            </w:p>
                          </w:tc>
                          <w:tc>
                            <w:tcPr>
                              <w:tcW w:w="851" w:type="dxa"/>
                              <w:tcPrChange w:id="1203" w:author="響生 畠中" w:date="2025-11-05T14:53:00Z" w16du:dateUtc="2025-11-05T05:53:00Z">
                                <w:tcPr>
                                  <w:tcW w:w="1135" w:type="dxa"/>
                                  <w:gridSpan w:val="4"/>
                                </w:tcPr>
                              </w:tcPrChange>
                            </w:tcPr>
                            <w:p w14:paraId="78E979C4" w14:textId="2F62A2D3" w:rsidR="009C2A6B" w:rsidRPr="0074606C" w:rsidRDefault="009C2A6B" w:rsidP="009C2A6B">
                              <w:pPr>
                                <w:pStyle w:val="af5"/>
                                <w:spacing w:line="360" w:lineRule="auto"/>
                                <w:ind w:left="0" w:firstLineChars="0" w:firstLine="0"/>
                                <w:jc w:val="center"/>
                                <w:rPr>
                                  <w:ins w:id="1204" w:author="響生 畠中" w:date="2025-11-05T07:40:00Z" w16du:dateUtc="2025-11-04T22:40:00Z"/>
                                  <w:rFonts w:ascii="Times New Roman" w:hAnsi="Times New Roman"/>
                                  <w:b w:val="0"/>
                                  <w:bCs w:val="0"/>
                                  <w:sz w:val="16"/>
                                  <w:szCs w:val="16"/>
                                  <w:rPrChange w:id="1205" w:author="悠 長谷川" w:date="2025-11-05T12:47:00Z" w16du:dateUtc="2025-11-05T03:47:00Z">
                                    <w:rPr>
                                      <w:ins w:id="1206" w:author="響生 畠中" w:date="2025-11-05T07:40:00Z" w16du:dateUtc="2025-11-04T22:40:00Z"/>
                                      <w:sz w:val="20"/>
                                      <w:szCs w:val="20"/>
                                    </w:rPr>
                                  </w:rPrChange>
                                </w:rPr>
                              </w:pPr>
                              <w:ins w:id="1207" w:author="響生 畠中" w:date="2025-11-05T07:43:00Z" w16du:dateUtc="2025-11-04T22:43:00Z">
                                <w:r w:rsidRPr="0074606C">
                                  <w:rPr>
                                    <w:rFonts w:ascii="Times New Roman" w:hAnsi="Times New Roman"/>
                                    <w:b w:val="0"/>
                                    <w:bCs w:val="0"/>
                                    <w:sz w:val="16"/>
                                    <w:szCs w:val="16"/>
                                    <w:rPrChange w:id="1208" w:author="悠 長谷川" w:date="2025-11-05T12:47:00Z" w16du:dateUtc="2025-11-05T03:47:00Z">
                                      <w:rPr>
                                        <w:sz w:val="16"/>
                                        <w:szCs w:val="16"/>
                                      </w:rPr>
                                    </w:rPrChange>
                                  </w:rPr>
                                  <w:t>MV</w:t>
                                </w:r>
                              </w:ins>
                            </w:p>
                          </w:tc>
                          <w:tc>
                            <w:tcPr>
                              <w:tcW w:w="1134" w:type="dxa"/>
                              <w:tcPrChange w:id="1209" w:author="響生 畠中" w:date="2025-11-05T14:53:00Z" w16du:dateUtc="2025-11-05T05:53:00Z">
                                <w:tcPr>
                                  <w:tcW w:w="1135" w:type="dxa"/>
                                  <w:gridSpan w:val="3"/>
                                </w:tcPr>
                              </w:tcPrChange>
                            </w:tcPr>
                            <w:p w14:paraId="2FF14665" w14:textId="16243E58" w:rsidR="009C2A6B" w:rsidRPr="00DC324B" w:rsidRDefault="00DC324B" w:rsidP="009C2A6B">
                              <w:pPr>
                                <w:pStyle w:val="af5"/>
                                <w:spacing w:line="360" w:lineRule="auto"/>
                                <w:ind w:left="0" w:firstLineChars="0" w:firstLine="0"/>
                                <w:jc w:val="center"/>
                                <w:rPr>
                                  <w:ins w:id="1210" w:author="響生 畠中" w:date="2025-11-05T07:40:00Z" w16du:dateUtc="2025-11-04T22:40:00Z"/>
                                  <w:sz w:val="16"/>
                                  <w:szCs w:val="16"/>
                                  <w:rPrChange w:id="1211" w:author="響生 畠中" w:date="2025-11-05T07:49:00Z" w16du:dateUtc="2025-11-04T22:49:00Z">
                                    <w:rPr>
                                      <w:ins w:id="1212" w:author="響生 畠中" w:date="2025-11-05T07:40:00Z" w16du:dateUtc="2025-11-04T22:40:00Z"/>
                                      <w:sz w:val="20"/>
                                      <w:szCs w:val="20"/>
                                    </w:rPr>
                                  </w:rPrChange>
                                </w:rPr>
                              </w:pPr>
                              <w:ins w:id="1213" w:author="響生 畠中" w:date="2025-11-05T07:44:00Z" w16du:dateUtc="2025-11-04T22:44:00Z">
                                <w:r w:rsidRPr="00DC324B">
                                  <w:rPr>
                                    <w:rFonts w:hint="eastAsia"/>
                                    <w:sz w:val="16"/>
                                    <w:szCs w:val="16"/>
                                  </w:rPr>
                                  <w:t>-</w:t>
                                </w:r>
                              </w:ins>
                            </w:p>
                          </w:tc>
                          <w:tc>
                            <w:tcPr>
                              <w:tcW w:w="1268" w:type="dxa"/>
                              <w:tcPrChange w:id="1214" w:author="響生 畠中" w:date="2025-11-05T14:53:00Z" w16du:dateUtc="2025-11-05T05:53:00Z">
                                <w:tcPr>
                                  <w:tcW w:w="1135" w:type="dxa"/>
                                  <w:gridSpan w:val="2"/>
                                </w:tcPr>
                              </w:tcPrChange>
                            </w:tcPr>
                            <w:p w14:paraId="562663A3" w14:textId="22FBF37F" w:rsidR="009C2A6B" w:rsidRPr="0074606C" w:rsidRDefault="00DC324B" w:rsidP="009C2A6B">
                              <w:pPr>
                                <w:pStyle w:val="af5"/>
                                <w:spacing w:line="360" w:lineRule="auto"/>
                                <w:ind w:left="0" w:firstLineChars="0" w:firstLine="0"/>
                                <w:jc w:val="center"/>
                                <w:rPr>
                                  <w:ins w:id="1215" w:author="響生 畠中" w:date="2025-11-05T07:40:00Z" w16du:dateUtc="2025-11-04T22:40:00Z"/>
                                  <w:b w:val="0"/>
                                  <w:bCs w:val="0"/>
                                  <w:sz w:val="16"/>
                                  <w:szCs w:val="16"/>
                                  <w:rPrChange w:id="1216" w:author="悠 長谷川" w:date="2025-11-05T12:47:00Z" w16du:dateUtc="2025-11-05T03:47:00Z">
                                    <w:rPr>
                                      <w:ins w:id="1217" w:author="響生 畠中" w:date="2025-11-05T07:40:00Z" w16du:dateUtc="2025-11-04T22:40:00Z"/>
                                      <w:sz w:val="20"/>
                                      <w:szCs w:val="20"/>
                                    </w:rPr>
                                  </w:rPrChange>
                                </w:rPr>
                              </w:pPr>
                              <w:ins w:id="1218" w:author="響生 畠中" w:date="2025-11-05T07:44:00Z" w16du:dateUtc="2025-11-04T22:44:00Z">
                                <w:r w:rsidRPr="0074606C">
                                  <w:rPr>
                                    <w:rFonts w:hint="eastAsia"/>
                                    <w:b w:val="0"/>
                                    <w:bCs w:val="0"/>
                                    <w:sz w:val="16"/>
                                    <w:szCs w:val="16"/>
                                    <w:rPrChange w:id="1219" w:author="悠 長谷川" w:date="2025-11-05T12:47:00Z" w16du:dateUtc="2025-11-05T03:47:00Z">
                                      <w:rPr>
                                        <w:rFonts w:hint="eastAsia"/>
                                        <w:sz w:val="16"/>
                                        <w:szCs w:val="16"/>
                                      </w:rPr>
                                    </w:rPrChange>
                                  </w:rPr>
                                  <w:t>〇</w:t>
                                </w:r>
                              </w:ins>
                            </w:p>
                          </w:tc>
                        </w:tr>
                        <w:tr w:rsidR="009C2A6B" w14:paraId="4954E151" w14:textId="77777777" w:rsidTr="00566F31">
                          <w:tblPrEx>
                            <w:tblPrExChange w:id="1220" w:author="響生 畠中" w:date="2025-11-05T14:53:00Z" w16du:dateUtc="2025-11-05T05:53: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438"/>
                            <w:ins w:id="1221" w:author="響生 畠中" w:date="2025-11-05T07:40:00Z"/>
                            <w:trPrChange w:id="1222" w:author="響生 畠中" w:date="2025-11-05T14:53:00Z" w16du:dateUtc="2025-11-05T05:53:00Z">
                              <w:trPr>
                                <w:gridBefore w:val="1"/>
                              </w:trPr>
                            </w:trPrChange>
                          </w:trPr>
                          <w:tc>
                            <w:tcPr>
                              <w:tcW w:w="1271" w:type="dxa"/>
                              <w:tcPrChange w:id="1223" w:author="響生 畠中" w:date="2025-11-05T14:53:00Z" w16du:dateUtc="2025-11-05T05:53:00Z">
                                <w:tcPr>
                                  <w:tcW w:w="1134" w:type="dxa"/>
                                </w:tcPr>
                              </w:tcPrChange>
                            </w:tcPr>
                            <w:p w14:paraId="58CE8BB6" w14:textId="0FC1EAED" w:rsidR="009C2A6B" w:rsidRPr="0074606C" w:rsidRDefault="009C2A6B" w:rsidP="009C2A6B">
                              <w:pPr>
                                <w:pStyle w:val="af5"/>
                                <w:spacing w:line="360" w:lineRule="auto"/>
                                <w:ind w:left="0" w:firstLineChars="0" w:firstLine="0"/>
                                <w:jc w:val="center"/>
                                <w:rPr>
                                  <w:ins w:id="1224" w:author="響生 畠中" w:date="2025-11-05T07:40:00Z" w16du:dateUtc="2025-11-04T22:40:00Z"/>
                                  <w:rFonts w:ascii="Times New Roman" w:hAnsi="Times New Roman"/>
                                  <w:sz w:val="16"/>
                                  <w:szCs w:val="16"/>
                                  <w:rPrChange w:id="1225" w:author="悠 長谷川" w:date="2025-11-05T12:47:00Z" w16du:dateUtc="2025-11-05T03:47:00Z">
                                    <w:rPr>
                                      <w:ins w:id="1226" w:author="響生 畠中" w:date="2025-11-05T07:40:00Z" w16du:dateUtc="2025-11-04T22:40:00Z"/>
                                      <w:sz w:val="20"/>
                                      <w:szCs w:val="20"/>
                                    </w:rPr>
                                  </w:rPrChange>
                                </w:rPr>
                              </w:pPr>
                              <w:ins w:id="1227" w:author="響生 畠中" w:date="2025-11-05T07:43:00Z" w16du:dateUtc="2025-11-04T22:43:00Z">
                                <w:r w:rsidRPr="0074606C">
                                  <w:rPr>
                                    <w:rFonts w:ascii="Times New Roman" w:hAnsi="Times New Roman"/>
                                    <w:sz w:val="16"/>
                                    <w:szCs w:val="16"/>
                                    <w:rPrChange w:id="1228" w:author="悠 長谷川" w:date="2025-11-05T12:47:00Z" w16du:dateUtc="2025-11-05T03:47:00Z">
                                      <w:rPr>
                                        <w:sz w:val="16"/>
                                        <w:szCs w:val="16"/>
                                      </w:rPr>
                                    </w:rPrChange>
                                  </w:rPr>
                                  <w:t>1.0AV-</w:t>
                                </w:r>
                                <w:r w:rsidRPr="0074606C">
                                  <w:rPr>
                                    <w:rFonts w:ascii="Times New Roman" w:hAnsi="Times New Roman" w:hint="eastAsia"/>
                                    <w:sz w:val="16"/>
                                    <w:szCs w:val="16"/>
                                    <w:rPrChange w:id="1229" w:author="悠 長谷川" w:date="2025-11-05T12:47:00Z" w16du:dateUtc="2025-11-05T03:47:00Z">
                                      <w:rPr>
                                        <w:rFonts w:hint="eastAsia"/>
                                        <w:sz w:val="16"/>
                                        <w:szCs w:val="16"/>
                                      </w:rPr>
                                    </w:rPrChange>
                                  </w:rPr>
                                  <w:t>×</w:t>
                                </w:r>
                              </w:ins>
                            </w:p>
                          </w:tc>
                          <w:tc>
                            <w:tcPr>
                              <w:tcW w:w="851" w:type="dxa"/>
                              <w:tcPrChange w:id="1230" w:author="響生 畠中" w:date="2025-11-05T14:53:00Z" w16du:dateUtc="2025-11-05T05:53:00Z">
                                <w:tcPr>
                                  <w:tcW w:w="1135" w:type="dxa"/>
                                  <w:gridSpan w:val="4"/>
                                </w:tcPr>
                              </w:tcPrChange>
                            </w:tcPr>
                            <w:p w14:paraId="06D2BD9B" w14:textId="69035D77" w:rsidR="009C2A6B" w:rsidRPr="0074606C" w:rsidRDefault="009C2A6B" w:rsidP="009C2A6B">
                              <w:pPr>
                                <w:pStyle w:val="af5"/>
                                <w:spacing w:line="360" w:lineRule="auto"/>
                                <w:ind w:left="0" w:firstLineChars="0" w:firstLine="0"/>
                                <w:jc w:val="center"/>
                                <w:rPr>
                                  <w:ins w:id="1231" w:author="響生 畠中" w:date="2025-11-05T07:40:00Z" w16du:dateUtc="2025-11-04T22:40:00Z"/>
                                  <w:rFonts w:ascii="Times New Roman" w:hAnsi="Times New Roman"/>
                                  <w:b w:val="0"/>
                                  <w:bCs w:val="0"/>
                                  <w:sz w:val="16"/>
                                  <w:szCs w:val="16"/>
                                  <w:rPrChange w:id="1232" w:author="悠 長谷川" w:date="2025-11-05T12:47:00Z" w16du:dateUtc="2025-11-05T03:47:00Z">
                                    <w:rPr>
                                      <w:ins w:id="1233" w:author="響生 畠中" w:date="2025-11-05T07:40:00Z" w16du:dateUtc="2025-11-04T22:40:00Z"/>
                                      <w:sz w:val="20"/>
                                      <w:szCs w:val="20"/>
                                    </w:rPr>
                                  </w:rPrChange>
                                </w:rPr>
                              </w:pPr>
                              <w:ins w:id="1234" w:author="響生 畠中" w:date="2025-11-05T07:43:00Z" w16du:dateUtc="2025-11-04T22:43:00Z">
                                <w:r w:rsidRPr="0074606C">
                                  <w:rPr>
                                    <w:rFonts w:ascii="Times New Roman" w:hAnsi="Times New Roman"/>
                                    <w:b w:val="0"/>
                                    <w:bCs w:val="0"/>
                                    <w:sz w:val="16"/>
                                    <w:szCs w:val="16"/>
                                    <w:rPrChange w:id="1235" w:author="悠 長谷川" w:date="2025-11-05T12:47:00Z" w16du:dateUtc="2025-11-05T03:47:00Z">
                                      <w:rPr>
                                        <w:sz w:val="16"/>
                                        <w:szCs w:val="16"/>
                                      </w:rPr>
                                    </w:rPrChange>
                                  </w:rPr>
                                  <w:t>AV</w:t>
                                </w:r>
                              </w:ins>
                            </w:p>
                          </w:tc>
                          <w:tc>
                            <w:tcPr>
                              <w:tcW w:w="1134" w:type="dxa"/>
                              <w:tcPrChange w:id="1236" w:author="響生 畠中" w:date="2025-11-05T14:53:00Z" w16du:dateUtc="2025-11-05T05:53:00Z">
                                <w:tcPr>
                                  <w:tcW w:w="1135" w:type="dxa"/>
                                  <w:gridSpan w:val="3"/>
                                </w:tcPr>
                              </w:tcPrChange>
                            </w:tcPr>
                            <w:p w14:paraId="5DC099C8" w14:textId="7E3F0910" w:rsidR="009C2A6B" w:rsidRPr="00DC324B" w:rsidRDefault="00DC324B" w:rsidP="009C2A6B">
                              <w:pPr>
                                <w:pStyle w:val="af5"/>
                                <w:spacing w:line="360" w:lineRule="auto"/>
                                <w:ind w:left="0" w:firstLineChars="0" w:firstLine="0"/>
                                <w:jc w:val="center"/>
                                <w:rPr>
                                  <w:ins w:id="1237" w:author="響生 畠中" w:date="2025-11-05T07:40:00Z" w16du:dateUtc="2025-11-04T22:40:00Z"/>
                                  <w:sz w:val="16"/>
                                  <w:szCs w:val="16"/>
                                  <w:rPrChange w:id="1238" w:author="響生 畠中" w:date="2025-11-05T07:49:00Z" w16du:dateUtc="2025-11-04T22:49:00Z">
                                    <w:rPr>
                                      <w:ins w:id="1239" w:author="響生 畠中" w:date="2025-11-05T07:40:00Z" w16du:dateUtc="2025-11-04T22:40:00Z"/>
                                      <w:sz w:val="20"/>
                                      <w:szCs w:val="20"/>
                                    </w:rPr>
                                  </w:rPrChange>
                                </w:rPr>
                              </w:pPr>
                              <w:ins w:id="1240" w:author="響生 畠中" w:date="2025-11-05T07:44:00Z" w16du:dateUtc="2025-11-04T22:44:00Z">
                                <w:r w:rsidRPr="00DC324B">
                                  <w:rPr>
                                    <w:rFonts w:hint="eastAsia"/>
                                    <w:sz w:val="16"/>
                                    <w:szCs w:val="16"/>
                                  </w:rPr>
                                  <w:t>-</w:t>
                                </w:r>
                              </w:ins>
                            </w:p>
                          </w:tc>
                          <w:tc>
                            <w:tcPr>
                              <w:tcW w:w="1268" w:type="dxa"/>
                              <w:tcPrChange w:id="1241" w:author="響生 畠中" w:date="2025-11-05T14:53:00Z" w16du:dateUtc="2025-11-05T05:53:00Z">
                                <w:tcPr>
                                  <w:tcW w:w="1135" w:type="dxa"/>
                                  <w:gridSpan w:val="2"/>
                                </w:tcPr>
                              </w:tcPrChange>
                            </w:tcPr>
                            <w:p w14:paraId="40D86985" w14:textId="22FAD47D" w:rsidR="009C2A6B" w:rsidRPr="0074606C" w:rsidRDefault="00DC324B" w:rsidP="009C2A6B">
                              <w:pPr>
                                <w:pStyle w:val="af5"/>
                                <w:spacing w:line="360" w:lineRule="auto"/>
                                <w:ind w:left="0" w:firstLineChars="0" w:firstLine="0"/>
                                <w:jc w:val="center"/>
                                <w:rPr>
                                  <w:ins w:id="1242" w:author="響生 畠中" w:date="2025-11-05T07:40:00Z" w16du:dateUtc="2025-11-04T22:40:00Z"/>
                                  <w:b w:val="0"/>
                                  <w:bCs w:val="0"/>
                                  <w:sz w:val="16"/>
                                  <w:szCs w:val="16"/>
                                  <w:rPrChange w:id="1243" w:author="悠 長谷川" w:date="2025-11-05T12:47:00Z" w16du:dateUtc="2025-11-05T03:47:00Z">
                                    <w:rPr>
                                      <w:ins w:id="1244" w:author="響生 畠中" w:date="2025-11-05T07:40:00Z" w16du:dateUtc="2025-11-04T22:40:00Z"/>
                                      <w:sz w:val="20"/>
                                      <w:szCs w:val="20"/>
                                    </w:rPr>
                                  </w:rPrChange>
                                </w:rPr>
                              </w:pPr>
                              <w:ins w:id="1245" w:author="響生 畠中" w:date="2025-11-05T07:44:00Z" w16du:dateUtc="2025-11-04T22:44:00Z">
                                <w:r w:rsidRPr="0074606C">
                                  <w:rPr>
                                    <w:b w:val="0"/>
                                    <w:bCs w:val="0"/>
                                    <w:sz w:val="16"/>
                                    <w:szCs w:val="16"/>
                                    <w:rPrChange w:id="1246" w:author="悠 長谷川" w:date="2025-11-05T12:47:00Z" w16du:dateUtc="2025-11-05T03:47:00Z">
                                      <w:rPr>
                                        <w:sz w:val="16"/>
                                        <w:szCs w:val="16"/>
                                      </w:rPr>
                                    </w:rPrChange>
                                  </w:rPr>
                                  <w:t>-</w:t>
                                </w:r>
                              </w:ins>
                            </w:p>
                          </w:tc>
                        </w:tr>
                        <w:tr w:rsidR="009C2A6B" w14:paraId="493797E5" w14:textId="77777777" w:rsidTr="00D674A9">
                          <w:tblPrEx>
                            <w:tblPrExChange w:id="1247" w:author="響生 畠中" w:date="2025-11-05T15:43:00Z" w16du:dateUtc="2025-11-05T06:43: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889"/>
                            <w:ins w:id="1248" w:author="響生 畠中" w:date="2025-11-05T07:40:00Z"/>
                            <w:trPrChange w:id="1249" w:author="響生 畠中" w:date="2025-11-05T15:43:00Z" w16du:dateUtc="2025-11-05T06:43:00Z">
                              <w:trPr>
                                <w:gridBefore w:val="1"/>
                              </w:trPr>
                            </w:trPrChange>
                          </w:trPr>
                          <w:tc>
                            <w:tcPr>
                              <w:tcW w:w="1271" w:type="dxa"/>
                              <w:tcPrChange w:id="1250" w:author="響生 畠中" w:date="2025-11-05T15:43:00Z" w16du:dateUtc="2025-11-05T06:43:00Z">
                                <w:tcPr>
                                  <w:tcW w:w="1134" w:type="dxa"/>
                                </w:tcPr>
                              </w:tcPrChange>
                            </w:tcPr>
                            <w:p w14:paraId="5854BDA3" w14:textId="724BF71A" w:rsidR="009C2A6B" w:rsidRPr="0074606C" w:rsidRDefault="009C2A6B" w:rsidP="009C2A6B">
                              <w:pPr>
                                <w:pStyle w:val="af5"/>
                                <w:spacing w:line="360" w:lineRule="auto"/>
                                <w:ind w:left="0" w:firstLineChars="0" w:firstLine="0"/>
                                <w:jc w:val="center"/>
                                <w:rPr>
                                  <w:ins w:id="1251" w:author="響生 畠中" w:date="2025-11-05T07:40:00Z" w16du:dateUtc="2025-11-04T22:40:00Z"/>
                                  <w:rFonts w:ascii="Times New Roman" w:hAnsi="Times New Roman"/>
                                  <w:sz w:val="16"/>
                                  <w:szCs w:val="16"/>
                                  <w:rPrChange w:id="1252" w:author="悠 長谷川" w:date="2025-11-05T12:47:00Z" w16du:dateUtc="2025-11-05T03:47:00Z">
                                    <w:rPr>
                                      <w:ins w:id="1253" w:author="響生 畠中" w:date="2025-11-05T07:40:00Z" w16du:dateUtc="2025-11-04T22:40:00Z"/>
                                      <w:sz w:val="20"/>
                                      <w:szCs w:val="20"/>
                                    </w:rPr>
                                  </w:rPrChange>
                                </w:rPr>
                              </w:pPr>
                              <w:ins w:id="1254" w:author="響生 畠中" w:date="2025-11-05T07:43:00Z" w16du:dateUtc="2025-11-04T22:43:00Z">
                                <w:r w:rsidRPr="0074606C">
                                  <w:rPr>
                                    <w:rFonts w:ascii="Times New Roman" w:hAnsi="Times New Roman"/>
                                    <w:sz w:val="16"/>
                                    <w:szCs w:val="16"/>
                                    <w:rPrChange w:id="1255" w:author="悠 長谷川" w:date="2025-11-05T12:47:00Z" w16du:dateUtc="2025-11-05T03:47:00Z">
                                      <w:rPr>
                                        <w:sz w:val="16"/>
                                        <w:szCs w:val="16"/>
                                      </w:rPr>
                                    </w:rPrChange>
                                  </w:rPr>
                                  <w:t>1.0AV-</w:t>
                                </w:r>
                                <w:r w:rsidRPr="0074606C">
                                  <w:rPr>
                                    <w:rFonts w:ascii="Times New Roman" w:hAnsi="Times New Roman" w:hint="eastAsia"/>
                                    <w:sz w:val="16"/>
                                    <w:szCs w:val="16"/>
                                    <w:rPrChange w:id="1256" w:author="悠 長谷川" w:date="2025-11-05T12:47:00Z" w16du:dateUtc="2025-11-05T03:47:00Z">
                                      <w:rPr>
                                        <w:rFonts w:hint="eastAsia"/>
                                        <w:sz w:val="16"/>
                                        <w:szCs w:val="16"/>
                                      </w:rPr>
                                    </w:rPrChange>
                                  </w:rPr>
                                  <w:t>〇</w:t>
                                </w:r>
                              </w:ins>
                            </w:p>
                          </w:tc>
                          <w:tc>
                            <w:tcPr>
                              <w:tcW w:w="851" w:type="dxa"/>
                              <w:tcPrChange w:id="1257" w:author="響生 畠中" w:date="2025-11-05T15:43:00Z" w16du:dateUtc="2025-11-05T06:43:00Z">
                                <w:tcPr>
                                  <w:tcW w:w="1135" w:type="dxa"/>
                                  <w:gridSpan w:val="4"/>
                                </w:tcPr>
                              </w:tcPrChange>
                            </w:tcPr>
                            <w:p w14:paraId="45FBEE8E" w14:textId="71EE5B6B" w:rsidR="009C2A6B" w:rsidRPr="0074606C" w:rsidRDefault="009C2A6B" w:rsidP="009C2A6B">
                              <w:pPr>
                                <w:pStyle w:val="af5"/>
                                <w:spacing w:line="360" w:lineRule="auto"/>
                                <w:ind w:left="0" w:firstLineChars="0" w:firstLine="0"/>
                                <w:jc w:val="center"/>
                                <w:rPr>
                                  <w:ins w:id="1258" w:author="響生 畠中" w:date="2025-11-05T07:40:00Z" w16du:dateUtc="2025-11-04T22:40:00Z"/>
                                  <w:rFonts w:ascii="Times New Roman" w:hAnsi="Times New Roman"/>
                                  <w:b w:val="0"/>
                                  <w:bCs w:val="0"/>
                                  <w:sz w:val="16"/>
                                  <w:szCs w:val="16"/>
                                  <w:rPrChange w:id="1259" w:author="悠 長谷川" w:date="2025-11-05T12:47:00Z" w16du:dateUtc="2025-11-05T03:47:00Z">
                                    <w:rPr>
                                      <w:ins w:id="1260" w:author="響生 畠中" w:date="2025-11-05T07:40:00Z" w16du:dateUtc="2025-11-04T22:40:00Z"/>
                                      <w:sz w:val="20"/>
                                      <w:szCs w:val="20"/>
                                    </w:rPr>
                                  </w:rPrChange>
                                </w:rPr>
                              </w:pPr>
                              <w:ins w:id="1261" w:author="響生 畠中" w:date="2025-11-05T07:43:00Z" w16du:dateUtc="2025-11-04T22:43:00Z">
                                <w:r w:rsidRPr="0074606C">
                                  <w:rPr>
                                    <w:rFonts w:ascii="Times New Roman" w:hAnsi="Times New Roman"/>
                                    <w:b w:val="0"/>
                                    <w:bCs w:val="0"/>
                                    <w:sz w:val="16"/>
                                    <w:szCs w:val="16"/>
                                    <w:rPrChange w:id="1262" w:author="悠 長谷川" w:date="2025-11-05T12:47:00Z" w16du:dateUtc="2025-11-05T03:47:00Z">
                                      <w:rPr>
                                        <w:sz w:val="16"/>
                                        <w:szCs w:val="16"/>
                                      </w:rPr>
                                    </w:rPrChange>
                                  </w:rPr>
                                  <w:t>AV</w:t>
                                </w:r>
                              </w:ins>
                            </w:p>
                          </w:tc>
                          <w:tc>
                            <w:tcPr>
                              <w:tcW w:w="1134" w:type="dxa"/>
                              <w:tcPrChange w:id="1263" w:author="響生 畠中" w:date="2025-11-05T15:43:00Z" w16du:dateUtc="2025-11-05T06:43:00Z">
                                <w:tcPr>
                                  <w:tcW w:w="1135" w:type="dxa"/>
                                  <w:gridSpan w:val="3"/>
                                </w:tcPr>
                              </w:tcPrChange>
                            </w:tcPr>
                            <w:p w14:paraId="6CFB9D58" w14:textId="63657BB2" w:rsidR="009C2A6B" w:rsidRPr="00DC324B" w:rsidRDefault="00DC324B" w:rsidP="009C2A6B">
                              <w:pPr>
                                <w:pStyle w:val="af5"/>
                                <w:spacing w:line="360" w:lineRule="auto"/>
                                <w:ind w:left="0" w:firstLineChars="0" w:firstLine="0"/>
                                <w:jc w:val="center"/>
                                <w:rPr>
                                  <w:ins w:id="1264" w:author="響生 畠中" w:date="2025-11-05T07:40:00Z" w16du:dateUtc="2025-11-04T22:40:00Z"/>
                                  <w:sz w:val="16"/>
                                  <w:szCs w:val="16"/>
                                  <w:rPrChange w:id="1265" w:author="響生 畠中" w:date="2025-11-05T07:49:00Z" w16du:dateUtc="2025-11-04T22:49:00Z">
                                    <w:rPr>
                                      <w:ins w:id="1266" w:author="響生 畠中" w:date="2025-11-05T07:40:00Z" w16du:dateUtc="2025-11-04T22:40:00Z"/>
                                      <w:sz w:val="20"/>
                                      <w:szCs w:val="20"/>
                                    </w:rPr>
                                  </w:rPrChange>
                                </w:rPr>
                              </w:pPr>
                              <w:ins w:id="1267" w:author="響生 畠中" w:date="2025-11-05T07:44:00Z" w16du:dateUtc="2025-11-04T22:44:00Z">
                                <w:r w:rsidRPr="00DC324B">
                                  <w:rPr>
                                    <w:rFonts w:hint="eastAsia"/>
                                    <w:sz w:val="16"/>
                                    <w:szCs w:val="16"/>
                                  </w:rPr>
                                  <w:t>-</w:t>
                                </w:r>
                              </w:ins>
                            </w:p>
                          </w:tc>
                          <w:tc>
                            <w:tcPr>
                              <w:tcW w:w="1268" w:type="dxa"/>
                              <w:tcPrChange w:id="1268" w:author="響生 畠中" w:date="2025-11-05T15:43:00Z" w16du:dateUtc="2025-11-05T06:43:00Z">
                                <w:tcPr>
                                  <w:tcW w:w="1135" w:type="dxa"/>
                                  <w:gridSpan w:val="2"/>
                                </w:tcPr>
                              </w:tcPrChange>
                            </w:tcPr>
                            <w:p w14:paraId="0BD0180E" w14:textId="5E9D882F" w:rsidR="009C2A6B" w:rsidRPr="0074606C" w:rsidRDefault="00DC324B" w:rsidP="009C2A6B">
                              <w:pPr>
                                <w:pStyle w:val="af5"/>
                                <w:spacing w:line="360" w:lineRule="auto"/>
                                <w:ind w:left="0" w:firstLineChars="0" w:firstLine="0"/>
                                <w:jc w:val="center"/>
                                <w:rPr>
                                  <w:ins w:id="1269" w:author="響生 畠中" w:date="2025-11-05T07:40:00Z" w16du:dateUtc="2025-11-04T22:40:00Z"/>
                                  <w:b w:val="0"/>
                                  <w:bCs w:val="0"/>
                                  <w:sz w:val="16"/>
                                  <w:szCs w:val="16"/>
                                  <w:rPrChange w:id="1270" w:author="悠 長谷川" w:date="2025-11-05T12:47:00Z" w16du:dateUtc="2025-11-05T03:47:00Z">
                                    <w:rPr>
                                      <w:ins w:id="1271" w:author="響生 畠中" w:date="2025-11-05T07:40:00Z" w16du:dateUtc="2025-11-04T22:40:00Z"/>
                                      <w:sz w:val="20"/>
                                      <w:szCs w:val="20"/>
                                    </w:rPr>
                                  </w:rPrChange>
                                </w:rPr>
                              </w:pPr>
                              <w:ins w:id="1272" w:author="響生 畠中" w:date="2025-11-05T07:44:00Z" w16du:dateUtc="2025-11-04T22:44:00Z">
                                <w:r w:rsidRPr="0074606C">
                                  <w:rPr>
                                    <w:rFonts w:hint="eastAsia"/>
                                    <w:b w:val="0"/>
                                    <w:bCs w:val="0"/>
                                    <w:sz w:val="16"/>
                                    <w:szCs w:val="16"/>
                                    <w:rPrChange w:id="1273" w:author="悠 長谷川" w:date="2025-11-05T12:47:00Z" w16du:dateUtc="2025-11-05T03:47:00Z">
                                      <w:rPr>
                                        <w:rFonts w:hint="eastAsia"/>
                                        <w:sz w:val="16"/>
                                        <w:szCs w:val="16"/>
                                      </w:rPr>
                                    </w:rPrChange>
                                  </w:rPr>
                                  <w:t>〇</w:t>
                                </w:r>
                              </w:ins>
                            </w:p>
                          </w:tc>
                        </w:tr>
                        <w:tr w:rsidR="009C2A6B" w14:paraId="7A514637" w14:textId="77777777" w:rsidTr="00566F31">
                          <w:tblPrEx>
                            <w:tblPrExChange w:id="1274" w:author="響生 畠中" w:date="2025-11-05T14:53:00Z" w16du:dateUtc="2025-11-05T05:53: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438"/>
                            <w:ins w:id="1275" w:author="響生 畠中" w:date="2025-11-05T07:40:00Z"/>
                            <w:trPrChange w:id="1276" w:author="響生 畠中" w:date="2025-11-05T14:53:00Z" w16du:dateUtc="2025-11-05T05:53:00Z">
                              <w:trPr>
                                <w:gridBefore w:val="1"/>
                              </w:trPr>
                            </w:trPrChange>
                          </w:trPr>
                          <w:tc>
                            <w:tcPr>
                              <w:tcW w:w="1271" w:type="dxa"/>
                              <w:tcPrChange w:id="1277" w:author="響生 畠中" w:date="2025-11-05T14:53:00Z" w16du:dateUtc="2025-11-05T05:53:00Z">
                                <w:tcPr>
                                  <w:tcW w:w="1134" w:type="dxa"/>
                                </w:tcPr>
                              </w:tcPrChange>
                            </w:tcPr>
                            <w:p w14:paraId="74CAF89E" w14:textId="38CE6D11" w:rsidR="009C2A6B" w:rsidRPr="0074606C" w:rsidRDefault="009C2A6B" w:rsidP="009C2A6B">
                              <w:pPr>
                                <w:pStyle w:val="af5"/>
                                <w:spacing w:line="360" w:lineRule="auto"/>
                                <w:ind w:left="0" w:firstLineChars="0" w:firstLine="0"/>
                                <w:jc w:val="center"/>
                                <w:rPr>
                                  <w:ins w:id="1278" w:author="響生 畠中" w:date="2025-11-05T07:40:00Z" w16du:dateUtc="2025-11-04T22:40:00Z"/>
                                  <w:rFonts w:ascii="Times New Roman" w:hAnsi="Times New Roman"/>
                                  <w:sz w:val="16"/>
                                  <w:szCs w:val="16"/>
                                  <w:rPrChange w:id="1279" w:author="悠 長谷川" w:date="2025-11-05T12:47:00Z" w16du:dateUtc="2025-11-05T03:47:00Z">
                                    <w:rPr>
                                      <w:ins w:id="1280" w:author="響生 畠中" w:date="2025-11-05T07:40:00Z" w16du:dateUtc="2025-11-04T22:40:00Z"/>
                                      <w:sz w:val="20"/>
                                      <w:szCs w:val="20"/>
                                    </w:rPr>
                                  </w:rPrChange>
                                </w:rPr>
                              </w:pPr>
                              <w:ins w:id="1281" w:author="響生 畠中" w:date="2025-11-05T07:43:00Z" w16du:dateUtc="2025-11-04T22:43:00Z">
                                <w:r w:rsidRPr="0074606C">
                                  <w:rPr>
                                    <w:rFonts w:ascii="Times New Roman" w:hAnsi="Times New Roman"/>
                                    <w:sz w:val="16"/>
                                    <w:szCs w:val="16"/>
                                    <w:rPrChange w:id="1282" w:author="悠 長谷川" w:date="2025-11-05T12:47:00Z" w16du:dateUtc="2025-11-05T03:47:00Z">
                                      <w:rPr>
                                        <w:sz w:val="16"/>
                                        <w:szCs w:val="16"/>
                                      </w:rPr>
                                    </w:rPrChange>
                                  </w:rPr>
                                  <w:t>0.7AV-</w:t>
                                </w:r>
                                <w:r w:rsidRPr="0074606C">
                                  <w:rPr>
                                    <w:rFonts w:ascii="Times New Roman" w:hAnsi="Times New Roman" w:hint="eastAsia"/>
                                    <w:sz w:val="16"/>
                                    <w:szCs w:val="16"/>
                                    <w:rPrChange w:id="1283" w:author="悠 長谷川" w:date="2025-11-05T12:47:00Z" w16du:dateUtc="2025-11-05T03:47:00Z">
                                      <w:rPr>
                                        <w:rFonts w:hint="eastAsia"/>
                                        <w:sz w:val="16"/>
                                        <w:szCs w:val="16"/>
                                      </w:rPr>
                                    </w:rPrChange>
                                  </w:rPr>
                                  <w:t>×</w:t>
                                </w:r>
                              </w:ins>
                            </w:p>
                          </w:tc>
                          <w:tc>
                            <w:tcPr>
                              <w:tcW w:w="851" w:type="dxa"/>
                              <w:tcPrChange w:id="1284" w:author="響生 畠中" w:date="2025-11-05T14:53:00Z" w16du:dateUtc="2025-11-05T05:53:00Z">
                                <w:tcPr>
                                  <w:tcW w:w="1135" w:type="dxa"/>
                                  <w:gridSpan w:val="4"/>
                                </w:tcPr>
                              </w:tcPrChange>
                            </w:tcPr>
                            <w:p w14:paraId="29B0A9BB" w14:textId="299A2E80" w:rsidR="009C2A6B" w:rsidRPr="0074606C" w:rsidRDefault="009C2A6B" w:rsidP="009C2A6B">
                              <w:pPr>
                                <w:pStyle w:val="af5"/>
                                <w:spacing w:line="360" w:lineRule="auto"/>
                                <w:ind w:left="0" w:firstLineChars="0" w:firstLine="0"/>
                                <w:jc w:val="center"/>
                                <w:rPr>
                                  <w:ins w:id="1285" w:author="響生 畠中" w:date="2025-11-05T07:40:00Z" w16du:dateUtc="2025-11-04T22:40:00Z"/>
                                  <w:rFonts w:ascii="Times New Roman" w:hAnsi="Times New Roman"/>
                                  <w:b w:val="0"/>
                                  <w:bCs w:val="0"/>
                                  <w:sz w:val="16"/>
                                  <w:szCs w:val="16"/>
                                  <w:rPrChange w:id="1286" w:author="悠 長谷川" w:date="2025-11-05T12:47:00Z" w16du:dateUtc="2025-11-05T03:47:00Z">
                                    <w:rPr>
                                      <w:ins w:id="1287" w:author="響生 畠中" w:date="2025-11-05T07:40:00Z" w16du:dateUtc="2025-11-04T22:40:00Z"/>
                                      <w:sz w:val="20"/>
                                      <w:szCs w:val="20"/>
                                    </w:rPr>
                                  </w:rPrChange>
                                </w:rPr>
                              </w:pPr>
                              <w:ins w:id="1288" w:author="響生 畠中" w:date="2025-11-05T07:43:00Z" w16du:dateUtc="2025-11-04T22:43:00Z">
                                <w:r w:rsidRPr="0074606C">
                                  <w:rPr>
                                    <w:rFonts w:ascii="Times New Roman" w:hAnsi="Times New Roman"/>
                                    <w:b w:val="0"/>
                                    <w:bCs w:val="0"/>
                                    <w:sz w:val="16"/>
                                    <w:szCs w:val="16"/>
                                    <w:rPrChange w:id="1289" w:author="悠 長谷川" w:date="2025-11-05T12:47:00Z" w16du:dateUtc="2025-11-05T03:47:00Z">
                                      <w:rPr>
                                        <w:sz w:val="16"/>
                                        <w:szCs w:val="16"/>
                                      </w:rPr>
                                    </w:rPrChange>
                                  </w:rPr>
                                  <w:t>AV</w:t>
                                </w:r>
                              </w:ins>
                            </w:p>
                          </w:tc>
                          <w:tc>
                            <w:tcPr>
                              <w:tcW w:w="1134" w:type="dxa"/>
                              <w:tcPrChange w:id="1290" w:author="響生 畠中" w:date="2025-11-05T14:53:00Z" w16du:dateUtc="2025-11-05T05:53:00Z">
                                <w:tcPr>
                                  <w:tcW w:w="1135" w:type="dxa"/>
                                  <w:gridSpan w:val="3"/>
                                </w:tcPr>
                              </w:tcPrChange>
                            </w:tcPr>
                            <w:p w14:paraId="796C26CC" w14:textId="11DB8B9A" w:rsidR="009C2A6B" w:rsidRPr="0074606C" w:rsidRDefault="00DC324B" w:rsidP="009C2A6B">
                              <w:pPr>
                                <w:pStyle w:val="af5"/>
                                <w:spacing w:line="360" w:lineRule="auto"/>
                                <w:ind w:left="0" w:firstLineChars="0" w:firstLine="0"/>
                                <w:jc w:val="center"/>
                                <w:rPr>
                                  <w:ins w:id="1291" w:author="響生 畠中" w:date="2025-11-05T07:40:00Z" w16du:dateUtc="2025-11-04T22:40:00Z"/>
                                  <w:b w:val="0"/>
                                  <w:bCs w:val="0"/>
                                  <w:sz w:val="16"/>
                                  <w:szCs w:val="16"/>
                                  <w:rPrChange w:id="1292" w:author="悠 長谷川" w:date="2025-11-05T12:47:00Z" w16du:dateUtc="2025-11-05T03:47:00Z">
                                    <w:rPr>
                                      <w:ins w:id="1293" w:author="響生 畠中" w:date="2025-11-05T07:40:00Z" w16du:dateUtc="2025-11-04T22:40:00Z"/>
                                      <w:sz w:val="20"/>
                                      <w:szCs w:val="20"/>
                                    </w:rPr>
                                  </w:rPrChange>
                                </w:rPr>
                              </w:pPr>
                              <w:ins w:id="1294" w:author="響生 畠中" w:date="2025-11-05T07:44:00Z" w16du:dateUtc="2025-11-04T22:44:00Z">
                                <w:r w:rsidRPr="0074606C">
                                  <w:rPr>
                                    <w:b w:val="0"/>
                                    <w:bCs w:val="0"/>
                                    <w:sz w:val="16"/>
                                    <w:szCs w:val="16"/>
                                    <w:rPrChange w:id="1295" w:author="悠 長谷川" w:date="2025-11-05T12:47:00Z" w16du:dateUtc="2025-11-05T03:47:00Z">
                                      <w:rPr>
                                        <w:sz w:val="16"/>
                                        <w:szCs w:val="16"/>
                                      </w:rPr>
                                    </w:rPrChange>
                                  </w:rPr>
                                  <w:t>0.7</w:t>
                                </w:r>
                                <w:r w:rsidRPr="0074606C">
                                  <w:rPr>
                                    <w:rFonts w:hint="eastAsia"/>
                                    <w:b w:val="0"/>
                                    <w:bCs w:val="0"/>
                                    <w:sz w:val="16"/>
                                    <w:szCs w:val="16"/>
                                    <w:rPrChange w:id="1296" w:author="悠 長谷川" w:date="2025-11-05T12:47:00Z" w16du:dateUtc="2025-11-05T03:47:00Z">
                                      <w:rPr>
                                        <w:rFonts w:hint="eastAsia"/>
                                        <w:sz w:val="16"/>
                                        <w:szCs w:val="16"/>
                                      </w:rPr>
                                    </w:rPrChange>
                                  </w:rPr>
                                  <w:t>倍</w:t>
                                </w:r>
                              </w:ins>
                            </w:p>
                          </w:tc>
                          <w:tc>
                            <w:tcPr>
                              <w:tcW w:w="1268" w:type="dxa"/>
                              <w:tcPrChange w:id="1297" w:author="響生 畠中" w:date="2025-11-05T14:53:00Z" w16du:dateUtc="2025-11-05T05:53:00Z">
                                <w:tcPr>
                                  <w:tcW w:w="1135" w:type="dxa"/>
                                  <w:gridSpan w:val="2"/>
                                </w:tcPr>
                              </w:tcPrChange>
                            </w:tcPr>
                            <w:p w14:paraId="45196555" w14:textId="656A709B" w:rsidR="009C2A6B" w:rsidRPr="0074606C" w:rsidRDefault="00DC324B" w:rsidP="009C2A6B">
                              <w:pPr>
                                <w:pStyle w:val="af5"/>
                                <w:spacing w:line="360" w:lineRule="auto"/>
                                <w:ind w:left="0" w:firstLineChars="0" w:firstLine="0"/>
                                <w:jc w:val="center"/>
                                <w:rPr>
                                  <w:ins w:id="1298" w:author="響生 畠中" w:date="2025-11-05T07:40:00Z" w16du:dateUtc="2025-11-04T22:40:00Z"/>
                                  <w:b w:val="0"/>
                                  <w:bCs w:val="0"/>
                                  <w:sz w:val="16"/>
                                  <w:szCs w:val="16"/>
                                  <w:rPrChange w:id="1299" w:author="悠 長谷川" w:date="2025-11-05T12:47:00Z" w16du:dateUtc="2025-11-05T03:47:00Z">
                                    <w:rPr>
                                      <w:ins w:id="1300" w:author="響生 畠中" w:date="2025-11-05T07:40:00Z" w16du:dateUtc="2025-11-04T22:40:00Z"/>
                                      <w:sz w:val="20"/>
                                      <w:szCs w:val="20"/>
                                    </w:rPr>
                                  </w:rPrChange>
                                </w:rPr>
                              </w:pPr>
                              <w:ins w:id="1301" w:author="響生 畠中" w:date="2025-11-05T07:44:00Z" w16du:dateUtc="2025-11-04T22:44:00Z">
                                <w:r w:rsidRPr="0074606C">
                                  <w:rPr>
                                    <w:b w:val="0"/>
                                    <w:bCs w:val="0"/>
                                    <w:sz w:val="16"/>
                                    <w:szCs w:val="16"/>
                                    <w:rPrChange w:id="1302" w:author="悠 長谷川" w:date="2025-11-05T12:47:00Z" w16du:dateUtc="2025-11-05T03:47:00Z">
                                      <w:rPr>
                                        <w:sz w:val="16"/>
                                        <w:szCs w:val="16"/>
                                      </w:rPr>
                                    </w:rPrChange>
                                  </w:rPr>
                                  <w:t>-</w:t>
                                </w:r>
                              </w:ins>
                            </w:p>
                          </w:tc>
                        </w:tr>
                        <w:tr w:rsidR="009C2A6B" w14:paraId="739DE7AE" w14:textId="77777777" w:rsidTr="00566F31">
                          <w:tblPrEx>
                            <w:tblPrExChange w:id="1303" w:author="響生 畠中" w:date="2025-11-05T14:53:00Z" w16du:dateUtc="2025-11-05T05:53: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438"/>
                            <w:ins w:id="1304" w:author="響生 畠中" w:date="2025-11-05T07:41:00Z"/>
                            <w:trPrChange w:id="1305" w:author="響生 畠中" w:date="2025-11-05T14:53:00Z" w16du:dateUtc="2025-11-05T05:53:00Z">
                              <w:trPr>
                                <w:gridBefore w:val="1"/>
                              </w:trPr>
                            </w:trPrChange>
                          </w:trPr>
                          <w:tc>
                            <w:tcPr>
                              <w:tcW w:w="1271" w:type="dxa"/>
                              <w:tcPrChange w:id="1306" w:author="響生 畠中" w:date="2025-11-05T14:53:00Z" w16du:dateUtc="2025-11-05T05:53:00Z">
                                <w:tcPr>
                                  <w:tcW w:w="1131" w:type="dxa"/>
                                </w:tcPr>
                              </w:tcPrChange>
                            </w:tcPr>
                            <w:p w14:paraId="2BE04A2F" w14:textId="139D3551" w:rsidR="009C2A6B" w:rsidRPr="0074606C" w:rsidRDefault="009C2A6B" w:rsidP="009C2A6B">
                              <w:pPr>
                                <w:pStyle w:val="af5"/>
                                <w:spacing w:line="360" w:lineRule="auto"/>
                                <w:ind w:left="0" w:firstLineChars="0" w:firstLine="0"/>
                                <w:jc w:val="center"/>
                                <w:rPr>
                                  <w:ins w:id="1307" w:author="響生 畠中" w:date="2025-11-05T07:41:00Z" w16du:dateUtc="2025-11-04T22:41:00Z"/>
                                  <w:rFonts w:ascii="Times New Roman" w:hAnsi="Times New Roman"/>
                                  <w:sz w:val="16"/>
                                  <w:szCs w:val="16"/>
                                  <w:rPrChange w:id="1308" w:author="悠 長谷川" w:date="2025-11-05T12:47:00Z" w16du:dateUtc="2025-11-05T03:47:00Z">
                                    <w:rPr>
                                      <w:ins w:id="1309" w:author="響生 畠中" w:date="2025-11-05T07:41:00Z" w16du:dateUtc="2025-11-04T22:41:00Z"/>
                                      <w:sz w:val="20"/>
                                      <w:szCs w:val="20"/>
                                    </w:rPr>
                                  </w:rPrChange>
                                </w:rPr>
                              </w:pPr>
                              <w:ins w:id="1310" w:author="響生 畠中" w:date="2025-11-05T07:43:00Z" w16du:dateUtc="2025-11-04T22:43:00Z">
                                <w:r w:rsidRPr="0074606C">
                                  <w:rPr>
                                    <w:rFonts w:ascii="Times New Roman" w:hAnsi="Times New Roman"/>
                                    <w:sz w:val="16"/>
                                    <w:szCs w:val="16"/>
                                    <w:rPrChange w:id="1311" w:author="悠 長谷川" w:date="2025-11-05T12:47:00Z" w16du:dateUtc="2025-11-05T03:47:00Z">
                                      <w:rPr>
                                        <w:sz w:val="16"/>
                                        <w:szCs w:val="16"/>
                                      </w:rPr>
                                    </w:rPrChange>
                                  </w:rPr>
                                  <w:t>0.7AV-</w:t>
                                </w:r>
                                <w:r w:rsidRPr="0074606C">
                                  <w:rPr>
                                    <w:rFonts w:ascii="Times New Roman" w:hAnsi="Times New Roman" w:hint="eastAsia"/>
                                    <w:sz w:val="16"/>
                                    <w:szCs w:val="16"/>
                                    <w:rPrChange w:id="1312" w:author="悠 長谷川" w:date="2025-11-05T12:47:00Z" w16du:dateUtc="2025-11-05T03:47:00Z">
                                      <w:rPr>
                                        <w:rFonts w:hint="eastAsia"/>
                                        <w:sz w:val="16"/>
                                        <w:szCs w:val="16"/>
                                      </w:rPr>
                                    </w:rPrChange>
                                  </w:rPr>
                                  <w:t>〇</w:t>
                                </w:r>
                              </w:ins>
                            </w:p>
                          </w:tc>
                          <w:tc>
                            <w:tcPr>
                              <w:tcW w:w="851" w:type="dxa"/>
                              <w:tcPrChange w:id="1313" w:author="響生 畠中" w:date="2025-11-05T14:53:00Z" w16du:dateUtc="2025-11-05T05:53:00Z">
                                <w:tcPr>
                                  <w:tcW w:w="849" w:type="dxa"/>
                                  <w:gridSpan w:val="2"/>
                                </w:tcPr>
                              </w:tcPrChange>
                            </w:tcPr>
                            <w:p w14:paraId="568AC484" w14:textId="06110CB3" w:rsidR="009C2A6B" w:rsidRPr="0074606C" w:rsidRDefault="009C2A6B" w:rsidP="009C2A6B">
                              <w:pPr>
                                <w:pStyle w:val="af5"/>
                                <w:spacing w:line="360" w:lineRule="auto"/>
                                <w:ind w:left="0" w:firstLineChars="0" w:firstLine="0"/>
                                <w:jc w:val="center"/>
                                <w:rPr>
                                  <w:ins w:id="1314" w:author="響生 畠中" w:date="2025-11-05T07:41:00Z" w16du:dateUtc="2025-11-04T22:41:00Z"/>
                                  <w:rFonts w:ascii="Times New Roman" w:hAnsi="Times New Roman"/>
                                  <w:b w:val="0"/>
                                  <w:bCs w:val="0"/>
                                  <w:sz w:val="16"/>
                                  <w:szCs w:val="16"/>
                                  <w:rPrChange w:id="1315" w:author="悠 長谷川" w:date="2025-11-05T12:47:00Z" w16du:dateUtc="2025-11-05T03:47:00Z">
                                    <w:rPr>
                                      <w:ins w:id="1316" w:author="響生 畠中" w:date="2025-11-05T07:41:00Z" w16du:dateUtc="2025-11-04T22:41:00Z"/>
                                      <w:sz w:val="20"/>
                                      <w:szCs w:val="20"/>
                                    </w:rPr>
                                  </w:rPrChange>
                                </w:rPr>
                              </w:pPr>
                              <w:ins w:id="1317" w:author="響生 畠中" w:date="2025-11-05T07:43:00Z" w16du:dateUtc="2025-11-04T22:43:00Z">
                                <w:r w:rsidRPr="0074606C">
                                  <w:rPr>
                                    <w:rFonts w:ascii="Times New Roman" w:hAnsi="Times New Roman"/>
                                    <w:b w:val="0"/>
                                    <w:bCs w:val="0"/>
                                    <w:sz w:val="16"/>
                                    <w:szCs w:val="16"/>
                                    <w:rPrChange w:id="1318" w:author="悠 長谷川" w:date="2025-11-05T12:47:00Z" w16du:dateUtc="2025-11-05T03:47:00Z">
                                      <w:rPr>
                                        <w:sz w:val="16"/>
                                        <w:szCs w:val="16"/>
                                      </w:rPr>
                                    </w:rPrChange>
                                  </w:rPr>
                                  <w:t>AV</w:t>
                                </w:r>
                              </w:ins>
                            </w:p>
                          </w:tc>
                          <w:tc>
                            <w:tcPr>
                              <w:tcW w:w="0" w:type="dxa"/>
                              <w:tcPrChange w:id="1319" w:author="響生 畠中" w:date="2025-11-05T14:53:00Z" w16du:dateUtc="2025-11-05T05:53:00Z">
                                <w:tcPr>
                                  <w:tcW w:w="1134" w:type="dxa"/>
                                  <w:gridSpan w:val="3"/>
                                </w:tcPr>
                              </w:tcPrChange>
                            </w:tcPr>
                            <w:p w14:paraId="24A1D4D2" w14:textId="1F399460" w:rsidR="009C2A6B" w:rsidRPr="0074606C" w:rsidRDefault="00DC324B" w:rsidP="009C2A6B">
                              <w:pPr>
                                <w:pStyle w:val="af5"/>
                                <w:spacing w:line="360" w:lineRule="auto"/>
                                <w:ind w:left="0" w:firstLineChars="0" w:firstLine="0"/>
                                <w:jc w:val="center"/>
                                <w:rPr>
                                  <w:ins w:id="1320" w:author="響生 畠中" w:date="2025-11-05T07:41:00Z" w16du:dateUtc="2025-11-04T22:41:00Z"/>
                                  <w:b w:val="0"/>
                                  <w:bCs w:val="0"/>
                                  <w:sz w:val="16"/>
                                  <w:szCs w:val="16"/>
                                  <w:rPrChange w:id="1321" w:author="悠 長谷川" w:date="2025-11-05T12:47:00Z" w16du:dateUtc="2025-11-05T03:47:00Z">
                                    <w:rPr>
                                      <w:ins w:id="1322" w:author="響生 畠中" w:date="2025-11-05T07:41:00Z" w16du:dateUtc="2025-11-04T22:41:00Z"/>
                                      <w:sz w:val="20"/>
                                      <w:szCs w:val="20"/>
                                    </w:rPr>
                                  </w:rPrChange>
                                </w:rPr>
                              </w:pPr>
                              <w:ins w:id="1323" w:author="響生 畠中" w:date="2025-11-05T07:44:00Z" w16du:dateUtc="2025-11-04T22:44:00Z">
                                <w:r w:rsidRPr="0074606C">
                                  <w:rPr>
                                    <w:b w:val="0"/>
                                    <w:bCs w:val="0"/>
                                    <w:sz w:val="16"/>
                                    <w:szCs w:val="16"/>
                                    <w:rPrChange w:id="1324" w:author="悠 長谷川" w:date="2025-11-05T12:47:00Z" w16du:dateUtc="2025-11-05T03:47:00Z">
                                      <w:rPr>
                                        <w:sz w:val="16"/>
                                        <w:szCs w:val="16"/>
                                      </w:rPr>
                                    </w:rPrChange>
                                  </w:rPr>
                                  <w:t>0.7</w:t>
                                </w:r>
                                <w:r w:rsidRPr="0074606C">
                                  <w:rPr>
                                    <w:rFonts w:hint="eastAsia"/>
                                    <w:b w:val="0"/>
                                    <w:bCs w:val="0"/>
                                    <w:sz w:val="16"/>
                                    <w:szCs w:val="16"/>
                                    <w:rPrChange w:id="1325" w:author="悠 長谷川" w:date="2025-11-05T12:47:00Z" w16du:dateUtc="2025-11-05T03:47:00Z">
                                      <w:rPr>
                                        <w:rFonts w:hint="eastAsia"/>
                                        <w:sz w:val="16"/>
                                        <w:szCs w:val="16"/>
                                      </w:rPr>
                                    </w:rPrChange>
                                  </w:rPr>
                                  <w:t>倍</w:t>
                                </w:r>
                              </w:ins>
                            </w:p>
                          </w:tc>
                          <w:tc>
                            <w:tcPr>
                              <w:tcW w:w="1268" w:type="dxa"/>
                              <w:tcPrChange w:id="1326" w:author="響生 畠中" w:date="2025-11-05T14:53:00Z" w16du:dateUtc="2025-11-05T05:53:00Z">
                                <w:tcPr>
                                  <w:tcW w:w="1410" w:type="dxa"/>
                                  <w:gridSpan w:val="4"/>
                                </w:tcPr>
                              </w:tcPrChange>
                            </w:tcPr>
                            <w:p w14:paraId="6F6E4019" w14:textId="51139490" w:rsidR="009C2A6B" w:rsidRPr="0074606C" w:rsidRDefault="00DC324B" w:rsidP="009C2A6B">
                              <w:pPr>
                                <w:pStyle w:val="af5"/>
                                <w:spacing w:line="360" w:lineRule="auto"/>
                                <w:ind w:left="0" w:firstLineChars="0" w:firstLine="0"/>
                                <w:jc w:val="center"/>
                                <w:rPr>
                                  <w:ins w:id="1327" w:author="響生 畠中" w:date="2025-11-05T07:41:00Z" w16du:dateUtc="2025-11-04T22:41:00Z"/>
                                  <w:b w:val="0"/>
                                  <w:bCs w:val="0"/>
                                  <w:sz w:val="16"/>
                                  <w:szCs w:val="16"/>
                                  <w:rPrChange w:id="1328" w:author="悠 長谷川" w:date="2025-11-05T12:47:00Z" w16du:dateUtc="2025-11-05T03:47:00Z">
                                    <w:rPr>
                                      <w:ins w:id="1329" w:author="響生 畠中" w:date="2025-11-05T07:41:00Z" w16du:dateUtc="2025-11-04T22:41:00Z"/>
                                      <w:sz w:val="20"/>
                                      <w:szCs w:val="20"/>
                                    </w:rPr>
                                  </w:rPrChange>
                                </w:rPr>
                              </w:pPr>
                              <w:ins w:id="1330" w:author="響生 畠中" w:date="2025-11-05T07:44:00Z" w16du:dateUtc="2025-11-04T22:44:00Z">
                                <w:r w:rsidRPr="0074606C">
                                  <w:rPr>
                                    <w:rFonts w:hint="eastAsia"/>
                                    <w:b w:val="0"/>
                                    <w:bCs w:val="0"/>
                                    <w:sz w:val="16"/>
                                    <w:szCs w:val="16"/>
                                    <w:rPrChange w:id="1331" w:author="悠 長谷川" w:date="2025-11-05T12:47:00Z" w16du:dateUtc="2025-11-05T03:47:00Z">
                                      <w:rPr>
                                        <w:rFonts w:hint="eastAsia"/>
                                        <w:sz w:val="16"/>
                                        <w:szCs w:val="16"/>
                                      </w:rPr>
                                    </w:rPrChange>
                                  </w:rPr>
                                  <w:t>〇</w:t>
                                </w:r>
                              </w:ins>
                            </w:p>
                          </w:tc>
                        </w:tr>
                        <w:tr w:rsidR="009C2A6B" w14:paraId="6F87F9B2" w14:textId="77777777" w:rsidTr="00566F31">
                          <w:tblPrEx>
                            <w:tblPrExChange w:id="1332" w:author="響生 畠中" w:date="2025-11-05T14:53:00Z" w16du:dateUtc="2025-11-05T05:53: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438"/>
                            <w:ins w:id="1333" w:author="響生 畠中" w:date="2025-11-05T07:41:00Z"/>
                            <w:trPrChange w:id="1334" w:author="響生 畠中" w:date="2025-11-05T14:53:00Z" w16du:dateUtc="2025-11-05T05:53:00Z">
                              <w:trPr>
                                <w:gridBefore w:val="1"/>
                              </w:trPr>
                            </w:trPrChange>
                          </w:trPr>
                          <w:tc>
                            <w:tcPr>
                              <w:tcW w:w="1271" w:type="dxa"/>
                              <w:tcPrChange w:id="1335" w:author="響生 畠中" w:date="2025-11-05T14:53:00Z" w16du:dateUtc="2025-11-05T05:53:00Z">
                                <w:tcPr>
                                  <w:tcW w:w="1131" w:type="dxa"/>
                                </w:tcPr>
                              </w:tcPrChange>
                            </w:tcPr>
                            <w:p w14:paraId="44B86A1D" w14:textId="018DC06A" w:rsidR="009C2A6B" w:rsidRPr="0074606C" w:rsidRDefault="009C2A6B" w:rsidP="009C2A6B">
                              <w:pPr>
                                <w:pStyle w:val="af5"/>
                                <w:spacing w:line="360" w:lineRule="auto"/>
                                <w:ind w:left="0" w:firstLineChars="0" w:firstLine="0"/>
                                <w:jc w:val="center"/>
                                <w:rPr>
                                  <w:ins w:id="1336" w:author="響生 畠中" w:date="2025-11-05T07:41:00Z" w16du:dateUtc="2025-11-04T22:41:00Z"/>
                                  <w:rFonts w:ascii="Times New Roman" w:hAnsi="Times New Roman"/>
                                  <w:sz w:val="16"/>
                                  <w:szCs w:val="16"/>
                                  <w:rPrChange w:id="1337" w:author="悠 長谷川" w:date="2025-11-05T12:47:00Z" w16du:dateUtc="2025-11-05T03:47:00Z">
                                    <w:rPr>
                                      <w:ins w:id="1338" w:author="響生 畠中" w:date="2025-11-05T07:41:00Z" w16du:dateUtc="2025-11-04T22:41:00Z"/>
                                      <w:sz w:val="20"/>
                                      <w:szCs w:val="20"/>
                                    </w:rPr>
                                  </w:rPrChange>
                                </w:rPr>
                              </w:pPr>
                              <w:ins w:id="1339" w:author="響生 畠中" w:date="2025-11-05T07:43:00Z" w16du:dateUtc="2025-11-04T22:43:00Z">
                                <w:r w:rsidRPr="0074606C">
                                  <w:rPr>
                                    <w:rFonts w:ascii="Times New Roman" w:hAnsi="Times New Roman"/>
                                    <w:sz w:val="16"/>
                                    <w:szCs w:val="16"/>
                                    <w:rPrChange w:id="1340" w:author="悠 長谷川" w:date="2025-11-05T12:47:00Z" w16du:dateUtc="2025-11-05T03:47:00Z">
                                      <w:rPr>
                                        <w:sz w:val="16"/>
                                        <w:szCs w:val="16"/>
                                      </w:rPr>
                                    </w:rPrChange>
                                  </w:rPr>
                                  <w:t>0.5AV-</w:t>
                                </w:r>
                                <w:r w:rsidRPr="0074606C">
                                  <w:rPr>
                                    <w:rFonts w:ascii="Times New Roman" w:hAnsi="Times New Roman" w:hint="eastAsia"/>
                                    <w:sz w:val="16"/>
                                    <w:szCs w:val="16"/>
                                    <w:rPrChange w:id="1341" w:author="悠 長谷川" w:date="2025-11-05T12:47:00Z" w16du:dateUtc="2025-11-05T03:47:00Z">
                                      <w:rPr>
                                        <w:rFonts w:hint="eastAsia"/>
                                        <w:sz w:val="16"/>
                                        <w:szCs w:val="16"/>
                                      </w:rPr>
                                    </w:rPrChange>
                                  </w:rPr>
                                  <w:t>×</w:t>
                                </w:r>
                              </w:ins>
                            </w:p>
                          </w:tc>
                          <w:tc>
                            <w:tcPr>
                              <w:tcW w:w="851" w:type="dxa"/>
                              <w:tcPrChange w:id="1342" w:author="響生 畠中" w:date="2025-11-05T14:53:00Z" w16du:dateUtc="2025-11-05T05:53:00Z">
                                <w:tcPr>
                                  <w:tcW w:w="849" w:type="dxa"/>
                                  <w:gridSpan w:val="2"/>
                                </w:tcPr>
                              </w:tcPrChange>
                            </w:tcPr>
                            <w:p w14:paraId="71CBC348" w14:textId="53099841" w:rsidR="009C2A6B" w:rsidRPr="0074606C" w:rsidRDefault="009C2A6B" w:rsidP="009C2A6B">
                              <w:pPr>
                                <w:pStyle w:val="af5"/>
                                <w:spacing w:line="360" w:lineRule="auto"/>
                                <w:ind w:left="0" w:firstLineChars="0" w:firstLine="0"/>
                                <w:jc w:val="center"/>
                                <w:rPr>
                                  <w:ins w:id="1343" w:author="響生 畠中" w:date="2025-11-05T07:41:00Z" w16du:dateUtc="2025-11-04T22:41:00Z"/>
                                  <w:rFonts w:ascii="Times New Roman" w:hAnsi="Times New Roman"/>
                                  <w:b w:val="0"/>
                                  <w:bCs w:val="0"/>
                                  <w:sz w:val="16"/>
                                  <w:szCs w:val="16"/>
                                  <w:rPrChange w:id="1344" w:author="悠 長谷川" w:date="2025-11-05T12:47:00Z" w16du:dateUtc="2025-11-05T03:47:00Z">
                                    <w:rPr>
                                      <w:ins w:id="1345" w:author="響生 畠中" w:date="2025-11-05T07:41:00Z" w16du:dateUtc="2025-11-04T22:41:00Z"/>
                                      <w:sz w:val="20"/>
                                      <w:szCs w:val="20"/>
                                    </w:rPr>
                                  </w:rPrChange>
                                </w:rPr>
                              </w:pPr>
                              <w:ins w:id="1346" w:author="響生 畠中" w:date="2025-11-05T07:43:00Z" w16du:dateUtc="2025-11-04T22:43:00Z">
                                <w:r w:rsidRPr="0074606C">
                                  <w:rPr>
                                    <w:rFonts w:ascii="Times New Roman" w:hAnsi="Times New Roman"/>
                                    <w:b w:val="0"/>
                                    <w:bCs w:val="0"/>
                                    <w:sz w:val="16"/>
                                    <w:szCs w:val="16"/>
                                    <w:rPrChange w:id="1347" w:author="悠 長谷川" w:date="2025-11-05T12:47:00Z" w16du:dateUtc="2025-11-05T03:47:00Z">
                                      <w:rPr>
                                        <w:sz w:val="16"/>
                                        <w:szCs w:val="16"/>
                                      </w:rPr>
                                    </w:rPrChange>
                                  </w:rPr>
                                  <w:t>AV</w:t>
                                </w:r>
                              </w:ins>
                            </w:p>
                          </w:tc>
                          <w:tc>
                            <w:tcPr>
                              <w:tcW w:w="0" w:type="dxa"/>
                              <w:tcPrChange w:id="1348" w:author="響生 畠中" w:date="2025-11-05T14:53:00Z" w16du:dateUtc="2025-11-05T05:53:00Z">
                                <w:tcPr>
                                  <w:tcW w:w="1134" w:type="dxa"/>
                                  <w:gridSpan w:val="3"/>
                                </w:tcPr>
                              </w:tcPrChange>
                            </w:tcPr>
                            <w:p w14:paraId="310F9ED0" w14:textId="5EFE27AD" w:rsidR="009C2A6B" w:rsidRPr="0074606C" w:rsidRDefault="00DC324B" w:rsidP="009C2A6B">
                              <w:pPr>
                                <w:pStyle w:val="af5"/>
                                <w:spacing w:line="360" w:lineRule="auto"/>
                                <w:ind w:left="0" w:firstLineChars="0" w:firstLine="0"/>
                                <w:jc w:val="center"/>
                                <w:rPr>
                                  <w:ins w:id="1349" w:author="響生 畠中" w:date="2025-11-05T07:41:00Z" w16du:dateUtc="2025-11-04T22:41:00Z"/>
                                  <w:b w:val="0"/>
                                  <w:bCs w:val="0"/>
                                  <w:sz w:val="16"/>
                                  <w:szCs w:val="16"/>
                                  <w:rPrChange w:id="1350" w:author="悠 長谷川" w:date="2025-11-05T12:47:00Z" w16du:dateUtc="2025-11-05T03:47:00Z">
                                    <w:rPr>
                                      <w:ins w:id="1351" w:author="響生 畠中" w:date="2025-11-05T07:41:00Z" w16du:dateUtc="2025-11-04T22:41:00Z"/>
                                      <w:sz w:val="20"/>
                                      <w:szCs w:val="20"/>
                                    </w:rPr>
                                  </w:rPrChange>
                                </w:rPr>
                              </w:pPr>
                              <w:ins w:id="1352" w:author="響生 畠中" w:date="2025-11-05T07:44:00Z" w16du:dateUtc="2025-11-04T22:44:00Z">
                                <w:r w:rsidRPr="0074606C">
                                  <w:rPr>
                                    <w:b w:val="0"/>
                                    <w:bCs w:val="0"/>
                                    <w:sz w:val="16"/>
                                    <w:szCs w:val="16"/>
                                    <w:rPrChange w:id="1353" w:author="悠 長谷川" w:date="2025-11-05T12:47:00Z" w16du:dateUtc="2025-11-05T03:47:00Z">
                                      <w:rPr>
                                        <w:sz w:val="16"/>
                                        <w:szCs w:val="16"/>
                                      </w:rPr>
                                    </w:rPrChange>
                                  </w:rPr>
                                  <w:t>0.5</w:t>
                                </w:r>
                                <w:r w:rsidRPr="0074606C">
                                  <w:rPr>
                                    <w:rFonts w:hint="eastAsia"/>
                                    <w:b w:val="0"/>
                                    <w:bCs w:val="0"/>
                                    <w:sz w:val="16"/>
                                    <w:szCs w:val="16"/>
                                    <w:rPrChange w:id="1354" w:author="悠 長谷川" w:date="2025-11-05T12:47:00Z" w16du:dateUtc="2025-11-05T03:47:00Z">
                                      <w:rPr>
                                        <w:rFonts w:hint="eastAsia"/>
                                        <w:sz w:val="16"/>
                                        <w:szCs w:val="16"/>
                                      </w:rPr>
                                    </w:rPrChange>
                                  </w:rPr>
                                  <w:t>倍</w:t>
                                </w:r>
                              </w:ins>
                            </w:p>
                          </w:tc>
                          <w:tc>
                            <w:tcPr>
                              <w:tcW w:w="1268" w:type="dxa"/>
                              <w:tcPrChange w:id="1355" w:author="響生 畠中" w:date="2025-11-05T14:53:00Z" w16du:dateUtc="2025-11-05T05:53:00Z">
                                <w:tcPr>
                                  <w:tcW w:w="1410" w:type="dxa"/>
                                  <w:gridSpan w:val="4"/>
                                </w:tcPr>
                              </w:tcPrChange>
                            </w:tcPr>
                            <w:p w14:paraId="3F4C5C91" w14:textId="5AB9BE6F" w:rsidR="009C2A6B" w:rsidRPr="0074606C" w:rsidRDefault="00DC324B" w:rsidP="009C2A6B">
                              <w:pPr>
                                <w:pStyle w:val="af5"/>
                                <w:spacing w:line="360" w:lineRule="auto"/>
                                <w:ind w:left="0" w:firstLineChars="0" w:firstLine="0"/>
                                <w:jc w:val="center"/>
                                <w:rPr>
                                  <w:ins w:id="1356" w:author="響生 畠中" w:date="2025-11-05T07:41:00Z" w16du:dateUtc="2025-11-04T22:41:00Z"/>
                                  <w:b w:val="0"/>
                                  <w:bCs w:val="0"/>
                                  <w:sz w:val="16"/>
                                  <w:szCs w:val="16"/>
                                  <w:rPrChange w:id="1357" w:author="悠 長谷川" w:date="2025-11-05T12:47:00Z" w16du:dateUtc="2025-11-05T03:47:00Z">
                                    <w:rPr>
                                      <w:ins w:id="1358" w:author="響生 畠中" w:date="2025-11-05T07:41:00Z" w16du:dateUtc="2025-11-04T22:41:00Z"/>
                                      <w:sz w:val="20"/>
                                      <w:szCs w:val="20"/>
                                    </w:rPr>
                                  </w:rPrChange>
                                </w:rPr>
                              </w:pPr>
                              <w:ins w:id="1359" w:author="響生 畠中" w:date="2025-11-05T07:44:00Z" w16du:dateUtc="2025-11-04T22:44:00Z">
                                <w:r w:rsidRPr="0074606C">
                                  <w:rPr>
                                    <w:b w:val="0"/>
                                    <w:bCs w:val="0"/>
                                    <w:sz w:val="16"/>
                                    <w:szCs w:val="16"/>
                                    <w:rPrChange w:id="1360" w:author="悠 長谷川" w:date="2025-11-05T12:47:00Z" w16du:dateUtc="2025-11-05T03:47:00Z">
                                      <w:rPr>
                                        <w:sz w:val="16"/>
                                        <w:szCs w:val="16"/>
                                      </w:rPr>
                                    </w:rPrChange>
                                  </w:rPr>
                                  <w:t>-</w:t>
                                </w:r>
                              </w:ins>
                            </w:p>
                          </w:tc>
                        </w:tr>
                        <w:tr w:rsidR="009C2A6B" w14:paraId="6414FB5C" w14:textId="77777777" w:rsidTr="00566F31">
                          <w:tblPrEx>
                            <w:tblPrExChange w:id="1361" w:author="響生 畠中" w:date="2025-11-05T14:53:00Z" w16du:dateUtc="2025-11-05T05:53: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438"/>
                            <w:ins w:id="1362" w:author="響生 畠中" w:date="2025-11-05T07:41:00Z"/>
                            <w:trPrChange w:id="1363" w:author="響生 畠中" w:date="2025-11-05T14:53:00Z" w16du:dateUtc="2025-11-05T05:53:00Z">
                              <w:trPr>
                                <w:gridBefore w:val="1"/>
                              </w:trPr>
                            </w:trPrChange>
                          </w:trPr>
                          <w:tc>
                            <w:tcPr>
                              <w:tcW w:w="1271" w:type="dxa"/>
                              <w:tcBorders>
                                <w:bottom w:val="single" w:sz="4" w:space="0" w:color="auto"/>
                              </w:tcBorders>
                              <w:tcPrChange w:id="1364" w:author="響生 畠中" w:date="2025-11-05T14:53:00Z" w16du:dateUtc="2025-11-05T05:53:00Z">
                                <w:tcPr>
                                  <w:tcW w:w="1131" w:type="dxa"/>
                                </w:tcPr>
                              </w:tcPrChange>
                            </w:tcPr>
                            <w:p w14:paraId="0ACDD2A5" w14:textId="43E10C94" w:rsidR="009C2A6B" w:rsidRPr="0074606C" w:rsidRDefault="009C2A6B" w:rsidP="009C2A6B">
                              <w:pPr>
                                <w:pStyle w:val="af5"/>
                                <w:spacing w:line="360" w:lineRule="auto"/>
                                <w:ind w:left="0" w:firstLineChars="0" w:firstLine="0"/>
                                <w:jc w:val="center"/>
                                <w:rPr>
                                  <w:ins w:id="1365" w:author="響生 畠中" w:date="2025-11-05T07:41:00Z" w16du:dateUtc="2025-11-04T22:41:00Z"/>
                                  <w:rFonts w:ascii="Times New Roman" w:hAnsi="Times New Roman"/>
                                  <w:sz w:val="16"/>
                                  <w:szCs w:val="16"/>
                                  <w:rPrChange w:id="1366" w:author="悠 長谷川" w:date="2025-11-05T12:47:00Z" w16du:dateUtc="2025-11-05T03:47:00Z">
                                    <w:rPr>
                                      <w:ins w:id="1367" w:author="響生 畠中" w:date="2025-11-05T07:41:00Z" w16du:dateUtc="2025-11-04T22:41:00Z"/>
                                      <w:sz w:val="20"/>
                                      <w:szCs w:val="20"/>
                                    </w:rPr>
                                  </w:rPrChange>
                                </w:rPr>
                              </w:pPr>
                              <w:ins w:id="1368" w:author="響生 畠中" w:date="2025-11-05T07:43:00Z" w16du:dateUtc="2025-11-04T22:43:00Z">
                                <w:r w:rsidRPr="0074606C">
                                  <w:rPr>
                                    <w:rFonts w:ascii="Times New Roman" w:hAnsi="Times New Roman"/>
                                    <w:sz w:val="16"/>
                                    <w:szCs w:val="16"/>
                                    <w:rPrChange w:id="1369" w:author="悠 長谷川" w:date="2025-11-05T12:47:00Z" w16du:dateUtc="2025-11-05T03:47:00Z">
                                      <w:rPr>
                                        <w:sz w:val="16"/>
                                        <w:szCs w:val="16"/>
                                      </w:rPr>
                                    </w:rPrChange>
                                  </w:rPr>
                                  <w:t>0.5AV-</w:t>
                                </w:r>
                                <w:r w:rsidRPr="0074606C">
                                  <w:rPr>
                                    <w:rFonts w:ascii="Times New Roman" w:hAnsi="Times New Roman" w:hint="eastAsia"/>
                                    <w:sz w:val="16"/>
                                    <w:szCs w:val="16"/>
                                    <w:rPrChange w:id="1370" w:author="悠 長谷川" w:date="2025-11-05T12:47:00Z" w16du:dateUtc="2025-11-05T03:47:00Z">
                                      <w:rPr>
                                        <w:rFonts w:hint="eastAsia"/>
                                        <w:sz w:val="16"/>
                                        <w:szCs w:val="16"/>
                                      </w:rPr>
                                    </w:rPrChange>
                                  </w:rPr>
                                  <w:t>〇</w:t>
                                </w:r>
                              </w:ins>
                            </w:p>
                          </w:tc>
                          <w:tc>
                            <w:tcPr>
                              <w:tcW w:w="851" w:type="dxa"/>
                              <w:tcBorders>
                                <w:bottom w:val="single" w:sz="4" w:space="0" w:color="auto"/>
                              </w:tcBorders>
                              <w:tcPrChange w:id="1371" w:author="響生 畠中" w:date="2025-11-05T14:53:00Z" w16du:dateUtc="2025-11-05T05:53:00Z">
                                <w:tcPr>
                                  <w:tcW w:w="849" w:type="dxa"/>
                                  <w:gridSpan w:val="2"/>
                                </w:tcPr>
                              </w:tcPrChange>
                            </w:tcPr>
                            <w:p w14:paraId="1516C43C" w14:textId="45021B1E" w:rsidR="009C2A6B" w:rsidRPr="0074606C" w:rsidRDefault="009C2A6B" w:rsidP="009C2A6B">
                              <w:pPr>
                                <w:pStyle w:val="af5"/>
                                <w:spacing w:line="360" w:lineRule="auto"/>
                                <w:ind w:left="0" w:firstLineChars="0" w:firstLine="0"/>
                                <w:jc w:val="center"/>
                                <w:rPr>
                                  <w:ins w:id="1372" w:author="響生 畠中" w:date="2025-11-05T07:41:00Z" w16du:dateUtc="2025-11-04T22:41:00Z"/>
                                  <w:rFonts w:ascii="Times New Roman" w:hAnsi="Times New Roman"/>
                                  <w:b w:val="0"/>
                                  <w:bCs w:val="0"/>
                                  <w:sz w:val="16"/>
                                  <w:szCs w:val="16"/>
                                  <w:rPrChange w:id="1373" w:author="悠 長谷川" w:date="2025-11-05T12:47:00Z" w16du:dateUtc="2025-11-05T03:47:00Z">
                                    <w:rPr>
                                      <w:ins w:id="1374" w:author="響生 畠中" w:date="2025-11-05T07:41:00Z" w16du:dateUtc="2025-11-04T22:41:00Z"/>
                                      <w:sz w:val="20"/>
                                      <w:szCs w:val="20"/>
                                    </w:rPr>
                                  </w:rPrChange>
                                </w:rPr>
                              </w:pPr>
                              <w:ins w:id="1375" w:author="響生 畠中" w:date="2025-11-05T07:43:00Z" w16du:dateUtc="2025-11-04T22:43:00Z">
                                <w:r w:rsidRPr="0074606C">
                                  <w:rPr>
                                    <w:rFonts w:ascii="Times New Roman" w:hAnsi="Times New Roman"/>
                                    <w:b w:val="0"/>
                                    <w:bCs w:val="0"/>
                                    <w:sz w:val="16"/>
                                    <w:szCs w:val="16"/>
                                    <w:rPrChange w:id="1376" w:author="悠 長谷川" w:date="2025-11-05T12:47:00Z" w16du:dateUtc="2025-11-05T03:47:00Z">
                                      <w:rPr>
                                        <w:sz w:val="16"/>
                                        <w:szCs w:val="16"/>
                                      </w:rPr>
                                    </w:rPrChange>
                                  </w:rPr>
                                  <w:t>AV</w:t>
                                </w:r>
                              </w:ins>
                            </w:p>
                          </w:tc>
                          <w:tc>
                            <w:tcPr>
                              <w:tcW w:w="0" w:type="dxa"/>
                              <w:tcBorders>
                                <w:bottom w:val="single" w:sz="4" w:space="0" w:color="auto"/>
                              </w:tcBorders>
                              <w:tcPrChange w:id="1377" w:author="響生 畠中" w:date="2025-11-05T14:53:00Z" w16du:dateUtc="2025-11-05T05:53:00Z">
                                <w:tcPr>
                                  <w:tcW w:w="1134" w:type="dxa"/>
                                  <w:gridSpan w:val="3"/>
                                </w:tcPr>
                              </w:tcPrChange>
                            </w:tcPr>
                            <w:p w14:paraId="2572DF6E" w14:textId="44083083" w:rsidR="009C2A6B" w:rsidRPr="0074606C" w:rsidRDefault="00DC324B" w:rsidP="009C2A6B">
                              <w:pPr>
                                <w:pStyle w:val="af5"/>
                                <w:spacing w:line="360" w:lineRule="auto"/>
                                <w:ind w:left="0" w:firstLineChars="0" w:firstLine="0"/>
                                <w:jc w:val="center"/>
                                <w:rPr>
                                  <w:ins w:id="1378" w:author="響生 畠中" w:date="2025-11-05T07:41:00Z" w16du:dateUtc="2025-11-04T22:41:00Z"/>
                                  <w:b w:val="0"/>
                                  <w:bCs w:val="0"/>
                                  <w:sz w:val="16"/>
                                  <w:szCs w:val="16"/>
                                  <w:rPrChange w:id="1379" w:author="悠 長谷川" w:date="2025-11-05T12:47:00Z" w16du:dateUtc="2025-11-05T03:47:00Z">
                                    <w:rPr>
                                      <w:ins w:id="1380" w:author="響生 畠中" w:date="2025-11-05T07:41:00Z" w16du:dateUtc="2025-11-04T22:41:00Z"/>
                                      <w:sz w:val="20"/>
                                      <w:szCs w:val="20"/>
                                    </w:rPr>
                                  </w:rPrChange>
                                </w:rPr>
                              </w:pPr>
                              <w:ins w:id="1381" w:author="響生 畠中" w:date="2025-11-05T07:44:00Z" w16du:dateUtc="2025-11-04T22:44:00Z">
                                <w:r w:rsidRPr="0074606C">
                                  <w:rPr>
                                    <w:b w:val="0"/>
                                    <w:bCs w:val="0"/>
                                    <w:sz w:val="16"/>
                                    <w:szCs w:val="16"/>
                                    <w:rPrChange w:id="1382" w:author="悠 長谷川" w:date="2025-11-05T12:47:00Z" w16du:dateUtc="2025-11-05T03:47:00Z">
                                      <w:rPr>
                                        <w:sz w:val="16"/>
                                        <w:szCs w:val="16"/>
                                      </w:rPr>
                                    </w:rPrChange>
                                  </w:rPr>
                                  <w:t>0.5</w:t>
                                </w:r>
                                <w:r w:rsidRPr="0074606C">
                                  <w:rPr>
                                    <w:rFonts w:hint="eastAsia"/>
                                    <w:b w:val="0"/>
                                    <w:bCs w:val="0"/>
                                    <w:sz w:val="16"/>
                                    <w:szCs w:val="16"/>
                                    <w:rPrChange w:id="1383" w:author="悠 長谷川" w:date="2025-11-05T12:47:00Z" w16du:dateUtc="2025-11-05T03:47:00Z">
                                      <w:rPr>
                                        <w:rFonts w:hint="eastAsia"/>
                                        <w:sz w:val="16"/>
                                        <w:szCs w:val="16"/>
                                      </w:rPr>
                                    </w:rPrChange>
                                  </w:rPr>
                                  <w:t>倍</w:t>
                                </w:r>
                              </w:ins>
                            </w:p>
                          </w:tc>
                          <w:tc>
                            <w:tcPr>
                              <w:tcW w:w="1268" w:type="dxa"/>
                              <w:tcBorders>
                                <w:bottom w:val="single" w:sz="4" w:space="0" w:color="auto"/>
                              </w:tcBorders>
                              <w:tcPrChange w:id="1384" w:author="響生 畠中" w:date="2025-11-05T14:53:00Z" w16du:dateUtc="2025-11-05T05:53:00Z">
                                <w:tcPr>
                                  <w:tcW w:w="1410" w:type="dxa"/>
                                  <w:gridSpan w:val="4"/>
                                </w:tcPr>
                              </w:tcPrChange>
                            </w:tcPr>
                            <w:p w14:paraId="42F24A30" w14:textId="56342F97" w:rsidR="009C2A6B" w:rsidRPr="0074606C" w:rsidRDefault="00DC324B" w:rsidP="009C2A6B">
                              <w:pPr>
                                <w:pStyle w:val="af5"/>
                                <w:spacing w:line="360" w:lineRule="auto"/>
                                <w:ind w:left="0" w:firstLineChars="0" w:firstLine="0"/>
                                <w:jc w:val="center"/>
                                <w:rPr>
                                  <w:ins w:id="1385" w:author="響生 畠中" w:date="2025-11-05T07:41:00Z" w16du:dateUtc="2025-11-04T22:41:00Z"/>
                                  <w:b w:val="0"/>
                                  <w:bCs w:val="0"/>
                                  <w:sz w:val="16"/>
                                  <w:szCs w:val="16"/>
                                  <w:rPrChange w:id="1386" w:author="悠 長谷川" w:date="2025-11-05T12:47:00Z" w16du:dateUtc="2025-11-05T03:47:00Z">
                                    <w:rPr>
                                      <w:ins w:id="1387" w:author="響生 畠中" w:date="2025-11-05T07:41:00Z" w16du:dateUtc="2025-11-04T22:41:00Z"/>
                                      <w:sz w:val="20"/>
                                      <w:szCs w:val="20"/>
                                    </w:rPr>
                                  </w:rPrChange>
                                </w:rPr>
                              </w:pPr>
                              <w:ins w:id="1388" w:author="響生 畠中" w:date="2025-11-05T07:44:00Z" w16du:dateUtc="2025-11-04T22:44:00Z">
                                <w:r w:rsidRPr="0074606C">
                                  <w:rPr>
                                    <w:rFonts w:hint="eastAsia"/>
                                    <w:b w:val="0"/>
                                    <w:bCs w:val="0"/>
                                    <w:sz w:val="16"/>
                                    <w:szCs w:val="16"/>
                                    <w:rPrChange w:id="1389" w:author="悠 長谷川" w:date="2025-11-05T12:47:00Z" w16du:dateUtc="2025-11-05T03:47:00Z">
                                      <w:rPr>
                                        <w:rFonts w:hint="eastAsia"/>
                                        <w:sz w:val="16"/>
                                        <w:szCs w:val="16"/>
                                      </w:rPr>
                                    </w:rPrChange>
                                  </w:rPr>
                                  <w:t>〇</w:t>
                                </w:r>
                              </w:ins>
                            </w:p>
                          </w:tc>
                        </w:tr>
                      </w:tbl>
                      <w:p w14:paraId="483CCCD1" w14:textId="68BDC252" w:rsidR="00037C0B" w:rsidRPr="00037C0B" w:rsidRDefault="00037C0B">
                        <w:pPr>
                          <w:pStyle w:val="af5"/>
                          <w:spacing w:line="360" w:lineRule="auto"/>
                          <w:ind w:left="0" w:firstLineChars="0" w:firstLine="0"/>
                          <w:jc w:val="center"/>
                          <w:rPr>
                            <w:sz w:val="20"/>
                            <w:szCs w:val="20"/>
                          </w:rPr>
                          <w:pPrChange w:id="1390" w:author="響生 畠中" w:date="2025-11-05T07:34:00Z" w16du:dateUtc="2025-11-04T22:34:00Z">
                            <w:pPr>
                              <w:pStyle w:val="af5"/>
                              <w:ind w:left="0" w:firstLineChars="0" w:firstLine="0"/>
                              <w:jc w:val="center"/>
                            </w:pPr>
                          </w:pPrChange>
                        </w:pPr>
                      </w:p>
                    </w:txbxContent>
                  </v:textbox>
                  <w10:anchorlock/>
                </v:shape>
              </w:pict>
            </mc:Fallback>
          </mc:AlternateContent>
        </w:r>
      </w:del>
      <w:bookmarkStart w:id="1391" w:name="_Ref213256890"/>
      <w:ins w:id="1392" w:author="響生 畠中" w:date="2025-11-05T16:48:00Z" w16du:dateUtc="2025-11-05T07:48:00Z">
        <w:r w:rsidR="00B867A7" w:rsidRPr="00E32260">
          <w:rPr>
            <w:rFonts w:hint="eastAsia"/>
            <w:b/>
            <w:bCs/>
            <w:sz w:val="20"/>
            <w:szCs w:val="20"/>
            <w:rPrChange w:id="1393" w:author="響生 畠中" w:date="2025-11-05T17:38:00Z" w16du:dateUtc="2025-11-05T08:38:00Z">
              <w:rPr>
                <w:rFonts w:hint="eastAsia"/>
              </w:rPr>
            </w:rPrChange>
          </w:rPr>
          <w:t>表</w:t>
        </w:r>
        <w:r w:rsidR="00B867A7" w:rsidRPr="00E32260">
          <w:rPr>
            <w:rFonts w:ascii="Times New Roman" w:hAnsi="Times New Roman"/>
            <w:b/>
            <w:bCs/>
            <w:sz w:val="20"/>
            <w:szCs w:val="20"/>
            <w:rPrChange w:id="1394" w:author="響生 畠中" w:date="2025-11-05T17:38:00Z" w16du:dateUtc="2025-11-05T08:38:00Z">
              <w:rPr/>
            </w:rPrChange>
          </w:rPr>
          <w:fldChar w:fldCharType="begin"/>
        </w:r>
        <w:r w:rsidR="00B867A7" w:rsidRPr="00E32260">
          <w:rPr>
            <w:rFonts w:ascii="Times New Roman" w:hAnsi="Times New Roman"/>
            <w:b/>
            <w:bCs/>
            <w:sz w:val="20"/>
            <w:szCs w:val="20"/>
            <w:rPrChange w:id="1395" w:author="響生 畠中" w:date="2025-11-05T17:38:00Z" w16du:dateUtc="2025-11-05T08:38:00Z">
              <w:rPr/>
            </w:rPrChange>
          </w:rPr>
          <w:instrText xml:space="preserve"> SEQ </w:instrText>
        </w:r>
        <w:r w:rsidR="00B867A7" w:rsidRPr="00E32260">
          <w:rPr>
            <w:rFonts w:ascii="Times New Roman" w:hAnsi="Times New Roman" w:hint="eastAsia"/>
            <w:b/>
            <w:bCs/>
            <w:sz w:val="20"/>
            <w:szCs w:val="20"/>
            <w:rPrChange w:id="1396" w:author="響生 畠中" w:date="2025-11-05T17:38:00Z" w16du:dateUtc="2025-11-05T08:38:00Z">
              <w:rPr>
                <w:rFonts w:hint="eastAsia"/>
              </w:rPr>
            </w:rPrChange>
          </w:rPr>
          <w:instrText>表</w:instrText>
        </w:r>
        <w:r w:rsidR="00B867A7" w:rsidRPr="00E32260">
          <w:rPr>
            <w:rFonts w:ascii="Times New Roman" w:hAnsi="Times New Roman"/>
            <w:b/>
            <w:bCs/>
            <w:sz w:val="20"/>
            <w:szCs w:val="20"/>
            <w:rPrChange w:id="1397" w:author="響生 畠中" w:date="2025-11-05T17:38:00Z" w16du:dateUtc="2025-11-05T08:38:00Z">
              <w:rPr/>
            </w:rPrChange>
          </w:rPr>
          <w:instrText xml:space="preserve"> \* ARABIC </w:instrText>
        </w:r>
      </w:ins>
      <w:r w:rsidR="00B867A7" w:rsidRPr="00E32260">
        <w:rPr>
          <w:rFonts w:ascii="Times New Roman" w:hAnsi="Times New Roman"/>
          <w:b/>
          <w:bCs/>
          <w:sz w:val="20"/>
          <w:szCs w:val="20"/>
          <w:rPrChange w:id="1398" w:author="響生 畠中" w:date="2025-11-05T17:38:00Z" w16du:dateUtc="2025-11-05T08:38:00Z">
            <w:rPr/>
          </w:rPrChange>
        </w:rPr>
        <w:fldChar w:fldCharType="separate"/>
      </w:r>
      <w:ins w:id="1399" w:author="響生 畠中" w:date="2025-11-05T19:34:00Z" w16du:dateUtc="2025-11-05T10:34:00Z">
        <w:r w:rsidR="00970F35">
          <w:rPr>
            <w:rFonts w:ascii="Times New Roman" w:hAnsi="Times New Roman"/>
            <w:b/>
            <w:bCs/>
            <w:noProof/>
            <w:sz w:val="20"/>
            <w:szCs w:val="20"/>
          </w:rPr>
          <w:t>2</w:t>
        </w:r>
      </w:ins>
      <w:ins w:id="1400" w:author="響生 畠中" w:date="2025-11-05T16:48:00Z" w16du:dateUtc="2025-11-05T07:48:00Z">
        <w:r w:rsidR="00B867A7" w:rsidRPr="00E32260">
          <w:rPr>
            <w:rFonts w:ascii="Times New Roman" w:hAnsi="Times New Roman"/>
            <w:b/>
            <w:bCs/>
            <w:sz w:val="20"/>
            <w:szCs w:val="20"/>
            <w:rPrChange w:id="1401" w:author="響生 畠中" w:date="2025-11-05T17:38:00Z" w16du:dateUtc="2025-11-05T08:38:00Z">
              <w:rPr/>
            </w:rPrChange>
          </w:rPr>
          <w:fldChar w:fldCharType="end"/>
        </w:r>
        <w:bookmarkEnd w:id="1391"/>
        <w:r w:rsidR="00B867A7" w:rsidRPr="00E32260">
          <w:rPr>
            <w:rFonts w:hint="eastAsia"/>
            <w:b/>
            <w:bCs/>
            <w:sz w:val="20"/>
            <w:szCs w:val="20"/>
            <w:rPrChange w:id="1402" w:author="響生 畠中" w:date="2025-11-05T17:38:00Z" w16du:dateUtc="2025-11-05T08:38:00Z">
              <w:rPr>
                <w:rFonts w:hint="eastAsia"/>
              </w:rPr>
            </w:rPrChange>
          </w:rPr>
          <w:t>：評価シナリオ</w:t>
        </w:r>
      </w:ins>
    </w:p>
    <w:tbl>
      <w:tblPr>
        <w:tblW w:w="4678" w:type="dxa"/>
        <w:tblCellMar>
          <w:left w:w="99" w:type="dxa"/>
          <w:right w:w="99" w:type="dxa"/>
        </w:tblCellMar>
        <w:tblLook w:val="04A0" w:firstRow="1" w:lastRow="0" w:firstColumn="1" w:lastColumn="0" w:noHBand="0" w:noVBand="1"/>
      </w:tblPr>
      <w:tblGrid>
        <w:gridCol w:w="1380"/>
        <w:gridCol w:w="960"/>
        <w:gridCol w:w="1062"/>
        <w:gridCol w:w="1276"/>
      </w:tblGrid>
      <w:tr w:rsidR="00061299" w:rsidRPr="00121E25" w14:paraId="4C5B0B5B" w14:textId="77777777" w:rsidTr="00D674A9">
        <w:trPr>
          <w:trHeight w:val="492"/>
          <w:ins w:id="1403" w:author="響生 畠中" w:date="2025-11-05T15:43:00Z"/>
        </w:trPr>
        <w:tc>
          <w:tcPr>
            <w:tcW w:w="1380" w:type="dxa"/>
            <w:tcBorders>
              <w:top w:val="single" w:sz="8" w:space="0" w:color="auto"/>
              <w:left w:val="nil"/>
              <w:bottom w:val="single" w:sz="8" w:space="0" w:color="auto"/>
              <w:right w:val="nil"/>
            </w:tcBorders>
            <w:vAlign w:val="center"/>
            <w:hideMark/>
          </w:tcPr>
          <w:p w14:paraId="7485BC36" w14:textId="458B2681" w:rsidR="00121E25" w:rsidRPr="00121E25" w:rsidRDefault="00121E25" w:rsidP="00D674A9">
            <w:pPr>
              <w:widowControl/>
              <w:jc w:val="center"/>
              <w:rPr>
                <w:ins w:id="1404" w:author="響生 畠中" w:date="2025-11-05T15:43:00Z" w16du:dateUtc="2025-11-05T06:43:00Z"/>
                <w:rFonts w:ascii="ＭＳ 明朝" w:hAnsi="ＭＳ 明朝" w:cs="ＭＳ Ｐゴシック"/>
                <w:b/>
                <w:bCs/>
                <w:color w:val="000000"/>
                <w:kern w:val="0"/>
                <w:sz w:val="20"/>
                <w:szCs w:val="20"/>
              </w:rPr>
            </w:pPr>
            <w:ins w:id="1405" w:author="響生 畠中" w:date="2025-11-05T15:43:00Z" w16du:dateUtc="2025-11-05T06:43:00Z">
              <w:r w:rsidRPr="00121E25">
                <w:rPr>
                  <w:rFonts w:ascii="ＭＳ 明朝" w:hAnsi="ＭＳ 明朝" w:cs="ＭＳ Ｐゴシック" w:hint="eastAsia"/>
                  <w:b/>
                  <w:bCs/>
                  <w:color w:val="000000"/>
                  <w:kern w:val="0"/>
                  <w:sz w:val="20"/>
                  <w:szCs w:val="20"/>
                </w:rPr>
                <w:t>シナリオ名</w:t>
              </w:r>
            </w:ins>
          </w:p>
        </w:tc>
        <w:tc>
          <w:tcPr>
            <w:tcW w:w="960" w:type="dxa"/>
            <w:tcBorders>
              <w:top w:val="single" w:sz="8" w:space="0" w:color="auto"/>
              <w:left w:val="nil"/>
              <w:bottom w:val="single" w:sz="8" w:space="0" w:color="auto"/>
              <w:right w:val="nil"/>
            </w:tcBorders>
            <w:vAlign w:val="center"/>
            <w:hideMark/>
          </w:tcPr>
          <w:p w14:paraId="49924D31" w14:textId="77777777" w:rsidR="00121E25" w:rsidRPr="00121E25" w:rsidRDefault="00121E25" w:rsidP="00D674A9">
            <w:pPr>
              <w:widowControl/>
              <w:jc w:val="center"/>
              <w:rPr>
                <w:ins w:id="1406" w:author="響生 畠中" w:date="2025-11-05T15:43:00Z" w16du:dateUtc="2025-11-05T06:43:00Z"/>
                <w:rFonts w:ascii="ＭＳ 明朝" w:hAnsi="ＭＳ 明朝" w:cs="ＭＳ Ｐゴシック"/>
                <w:b/>
                <w:bCs/>
                <w:color w:val="000000"/>
                <w:kern w:val="0"/>
                <w:sz w:val="20"/>
                <w:szCs w:val="20"/>
              </w:rPr>
            </w:pPr>
            <w:ins w:id="1407" w:author="響生 畠中" w:date="2025-11-05T15:43:00Z" w16du:dateUtc="2025-11-05T06:43:00Z">
              <w:r w:rsidRPr="00121E25">
                <w:rPr>
                  <w:rFonts w:ascii="ＭＳ 明朝" w:hAnsi="ＭＳ 明朝" w:cs="ＭＳ Ｐゴシック" w:hint="eastAsia"/>
                  <w:b/>
                  <w:bCs/>
                  <w:color w:val="000000"/>
                  <w:kern w:val="0"/>
                  <w:sz w:val="20"/>
                  <w:szCs w:val="20"/>
                </w:rPr>
                <w:t>バス</w:t>
              </w:r>
            </w:ins>
          </w:p>
        </w:tc>
        <w:tc>
          <w:tcPr>
            <w:tcW w:w="1062" w:type="dxa"/>
            <w:tcBorders>
              <w:top w:val="single" w:sz="8" w:space="0" w:color="auto"/>
              <w:left w:val="nil"/>
              <w:bottom w:val="single" w:sz="8" w:space="0" w:color="auto"/>
              <w:right w:val="nil"/>
            </w:tcBorders>
            <w:vAlign w:val="center"/>
            <w:hideMark/>
          </w:tcPr>
          <w:p w14:paraId="0CA82818" w14:textId="77777777" w:rsidR="00121E25" w:rsidRPr="00121E25" w:rsidRDefault="00121E25" w:rsidP="00D674A9">
            <w:pPr>
              <w:widowControl/>
              <w:jc w:val="center"/>
              <w:rPr>
                <w:ins w:id="1408" w:author="響生 畠中" w:date="2025-11-05T15:43:00Z" w16du:dateUtc="2025-11-05T06:43:00Z"/>
                <w:rFonts w:ascii="ＭＳ 明朝" w:hAnsi="ＭＳ 明朝" w:cs="ＭＳ Ｐゴシック"/>
                <w:b/>
                <w:bCs/>
                <w:color w:val="000000"/>
                <w:kern w:val="0"/>
                <w:sz w:val="20"/>
                <w:szCs w:val="20"/>
              </w:rPr>
            </w:pPr>
            <w:ins w:id="1409" w:author="響生 畠中" w:date="2025-11-05T15:43:00Z" w16du:dateUtc="2025-11-05T06:43:00Z">
              <w:r w:rsidRPr="00121E25">
                <w:rPr>
                  <w:rFonts w:ascii="ＭＳ 明朝" w:hAnsi="ＭＳ 明朝" w:cs="ＭＳ Ｐゴシック" w:hint="eastAsia"/>
                  <w:b/>
                  <w:bCs/>
                  <w:color w:val="000000"/>
                  <w:kern w:val="0"/>
                  <w:sz w:val="20"/>
                  <w:szCs w:val="20"/>
                </w:rPr>
                <w:t>希望速度</w:t>
              </w:r>
            </w:ins>
          </w:p>
        </w:tc>
        <w:tc>
          <w:tcPr>
            <w:tcW w:w="1276" w:type="dxa"/>
            <w:tcBorders>
              <w:top w:val="single" w:sz="8" w:space="0" w:color="auto"/>
              <w:left w:val="nil"/>
              <w:bottom w:val="single" w:sz="8" w:space="0" w:color="auto"/>
              <w:right w:val="nil"/>
            </w:tcBorders>
            <w:vAlign w:val="center"/>
            <w:hideMark/>
          </w:tcPr>
          <w:p w14:paraId="2A16EBA6" w14:textId="77777777" w:rsidR="00121E25" w:rsidRPr="00121E25" w:rsidRDefault="00121E25" w:rsidP="00D674A9">
            <w:pPr>
              <w:widowControl/>
              <w:jc w:val="center"/>
              <w:rPr>
                <w:ins w:id="1410" w:author="響生 畠中" w:date="2025-11-05T15:43:00Z" w16du:dateUtc="2025-11-05T06:43:00Z"/>
                <w:rFonts w:ascii="ＭＳ 明朝" w:hAnsi="ＭＳ 明朝" w:cs="ＭＳ Ｐゴシック"/>
                <w:b/>
                <w:bCs/>
                <w:color w:val="000000"/>
                <w:kern w:val="0"/>
                <w:sz w:val="20"/>
                <w:szCs w:val="20"/>
              </w:rPr>
            </w:pPr>
            <w:ins w:id="1411" w:author="響生 畠中" w:date="2025-11-05T15:43:00Z" w16du:dateUtc="2025-11-05T06:43:00Z">
              <w:r w:rsidRPr="00121E25">
                <w:rPr>
                  <w:rFonts w:ascii="ＭＳ 明朝" w:hAnsi="ＭＳ 明朝" w:cs="ＭＳ Ｐゴシック" w:hint="eastAsia"/>
                  <w:b/>
                  <w:bCs/>
                  <w:color w:val="000000"/>
                  <w:kern w:val="0"/>
                  <w:sz w:val="20"/>
                  <w:szCs w:val="20"/>
                </w:rPr>
                <w:t>駐停車施策</w:t>
              </w:r>
            </w:ins>
          </w:p>
        </w:tc>
      </w:tr>
      <w:tr w:rsidR="00061299" w:rsidRPr="00121E25" w14:paraId="66CF5179" w14:textId="77777777" w:rsidTr="00D674A9">
        <w:trPr>
          <w:trHeight w:val="264"/>
          <w:ins w:id="1412" w:author="響生 畠中" w:date="2025-11-05T15:43:00Z"/>
        </w:trPr>
        <w:tc>
          <w:tcPr>
            <w:tcW w:w="1380" w:type="dxa"/>
            <w:tcBorders>
              <w:top w:val="nil"/>
              <w:left w:val="nil"/>
              <w:bottom w:val="nil"/>
              <w:right w:val="nil"/>
            </w:tcBorders>
            <w:vAlign w:val="center"/>
            <w:hideMark/>
          </w:tcPr>
          <w:p w14:paraId="5BCF89E8" w14:textId="7395825B" w:rsidR="00121E25" w:rsidRPr="00D674A9" w:rsidRDefault="00121E25" w:rsidP="00D674A9">
            <w:pPr>
              <w:widowControl/>
              <w:jc w:val="center"/>
              <w:rPr>
                <w:ins w:id="1413" w:author="響生 畠中" w:date="2025-11-05T15:43:00Z" w16du:dateUtc="2025-11-05T06:43:00Z"/>
                <w:rFonts w:ascii="Times New Roman" w:eastAsia="ＭＳ Ｐゴシック" w:hAnsi="Times New Roman"/>
                <w:b/>
                <w:bCs/>
                <w:color w:val="000000"/>
                <w:kern w:val="0"/>
                <w:sz w:val="20"/>
                <w:szCs w:val="20"/>
                <w:rPrChange w:id="1414" w:author="響生 畠中" w:date="2025-11-05T15:44:00Z" w16du:dateUtc="2025-11-05T06:44:00Z">
                  <w:rPr>
                    <w:ins w:id="1415" w:author="響生 畠中" w:date="2025-11-05T15:43:00Z" w16du:dateUtc="2025-11-05T06:43:00Z"/>
                    <w:rFonts w:ascii="Times New Roman" w:eastAsia="ＭＳ Ｐゴシック" w:hAnsi="Times New Roman"/>
                    <w:b/>
                    <w:bCs/>
                    <w:color w:val="000000"/>
                    <w:kern w:val="0"/>
                    <w:sz w:val="16"/>
                    <w:szCs w:val="16"/>
                  </w:rPr>
                </w:rPrChange>
              </w:rPr>
            </w:pPr>
            <w:ins w:id="1416" w:author="響生 畠中" w:date="2025-11-05T15:43:00Z" w16du:dateUtc="2025-11-05T06:43:00Z">
              <w:r w:rsidRPr="00D674A9">
                <w:rPr>
                  <w:rFonts w:ascii="Times New Roman" w:eastAsia="ＭＳ Ｐゴシック" w:hAnsi="Times New Roman"/>
                  <w:b/>
                  <w:bCs/>
                  <w:color w:val="000000"/>
                  <w:kern w:val="0"/>
                  <w:sz w:val="20"/>
                  <w:szCs w:val="20"/>
                  <w:rPrChange w:id="1417" w:author="響生 畠中" w:date="2025-11-05T15:44:00Z" w16du:dateUtc="2025-11-05T06:44:00Z">
                    <w:rPr>
                      <w:rFonts w:ascii="Times New Roman" w:eastAsia="ＭＳ Ｐゴシック" w:hAnsi="Times New Roman"/>
                      <w:b/>
                      <w:bCs/>
                      <w:color w:val="000000"/>
                      <w:kern w:val="0"/>
                      <w:sz w:val="16"/>
                      <w:szCs w:val="16"/>
                    </w:rPr>
                  </w:rPrChange>
                </w:rPr>
                <w:t>MV-</w:t>
              </w:r>
              <w:r w:rsidRPr="00D674A9">
                <w:rPr>
                  <w:rFonts w:ascii="ＭＳ 明朝" w:hAnsi="ＭＳ 明朝" w:hint="eastAsia"/>
                  <w:b/>
                  <w:bCs/>
                  <w:color w:val="000000"/>
                  <w:kern w:val="0"/>
                  <w:sz w:val="20"/>
                  <w:szCs w:val="20"/>
                  <w:rPrChange w:id="1418" w:author="響生 畠中" w:date="2025-11-05T15:44:00Z" w16du:dateUtc="2025-11-05T06:44:00Z">
                    <w:rPr>
                      <w:rFonts w:ascii="ＭＳ 明朝" w:hAnsi="ＭＳ 明朝" w:hint="eastAsia"/>
                      <w:b/>
                      <w:bCs/>
                      <w:color w:val="000000"/>
                      <w:kern w:val="0"/>
                      <w:sz w:val="16"/>
                      <w:szCs w:val="16"/>
                    </w:rPr>
                  </w:rPrChange>
                </w:rPr>
                <w:t>×</w:t>
              </w:r>
            </w:ins>
          </w:p>
        </w:tc>
        <w:tc>
          <w:tcPr>
            <w:tcW w:w="960" w:type="dxa"/>
            <w:tcBorders>
              <w:top w:val="nil"/>
              <w:left w:val="nil"/>
              <w:bottom w:val="nil"/>
              <w:right w:val="nil"/>
            </w:tcBorders>
            <w:vAlign w:val="center"/>
            <w:hideMark/>
          </w:tcPr>
          <w:p w14:paraId="43EA800B" w14:textId="257B3607" w:rsidR="00121E25" w:rsidRPr="00D674A9" w:rsidRDefault="00121E25" w:rsidP="00D674A9">
            <w:pPr>
              <w:widowControl/>
              <w:jc w:val="center"/>
              <w:rPr>
                <w:ins w:id="1419" w:author="響生 畠中" w:date="2025-11-05T15:43:00Z" w16du:dateUtc="2025-11-05T06:43:00Z"/>
                <w:rFonts w:ascii="Times New Roman" w:eastAsia="ＭＳ Ｐゴシック" w:hAnsi="Times New Roman"/>
                <w:color w:val="000000"/>
                <w:kern w:val="0"/>
                <w:sz w:val="20"/>
                <w:szCs w:val="20"/>
                <w:rPrChange w:id="1420" w:author="響生 畠中" w:date="2025-11-05T15:44:00Z" w16du:dateUtc="2025-11-05T06:44:00Z">
                  <w:rPr>
                    <w:ins w:id="1421" w:author="響生 畠中" w:date="2025-11-05T15:43:00Z" w16du:dateUtc="2025-11-05T06:43:00Z"/>
                    <w:rFonts w:ascii="Times New Roman" w:eastAsia="ＭＳ Ｐゴシック" w:hAnsi="Times New Roman"/>
                    <w:color w:val="000000"/>
                    <w:kern w:val="0"/>
                    <w:sz w:val="16"/>
                    <w:szCs w:val="16"/>
                  </w:rPr>
                </w:rPrChange>
              </w:rPr>
            </w:pPr>
            <w:ins w:id="1422" w:author="響生 畠中" w:date="2025-11-05T15:43:00Z" w16du:dateUtc="2025-11-05T06:43:00Z">
              <w:r w:rsidRPr="00D674A9">
                <w:rPr>
                  <w:rFonts w:ascii="Times New Roman" w:eastAsia="ＭＳ Ｐゴシック" w:hAnsi="Times New Roman"/>
                  <w:color w:val="000000"/>
                  <w:kern w:val="0"/>
                  <w:sz w:val="20"/>
                  <w:szCs w:val="20"/>
                  <w:rPrChange w:id="1423" w:author="響生 畠中" w:date="2025-11-05T15:44:00Z" w16du:dateUtc="2025-11-05T06:44:00Z">
                    <w:rPr>
                      <w:rFonts w:ascii="Times New Roman" w:eastAsia="ＭＳ Ｐゴシック" w:hAnsi="Times New Roman"/>
                      <w:color w:val="000000"/>
                      <w:kern w:val="0"/>
                      <w:sz w:val="16"/>
                      <w:szCs w:val="16"/>
                    </w:rPr>
                  </w:rPrChange>
                </w:rPr>
                <w:t>MV</w:t>
              </w:r>
            </w:ins>
          </w:p>
        </w:tc>
        <w:tc>
          <w:tcPr>
            <w:tcW w:w="1062" w:type="dxa"/>
            <w:tcBorders>
              <w:top w:val="nil"/>
              <w:left w:val="nil"/>
              <w:bottom w:val="nil"/>
              <w:right w:val="nil"/>
            </w:tcBorders>
            <w:vAlign w:val="center"/>
            <w:hideMark/>
          </w:tcPr>
          <w:p w14:paraId="163EFC04" w14:textId="275FCDC4" w:rsidR="00121E25" w:rsidRPr="00D674A9" w:rsidRDefault="00121E25" w:rsidP="00D674A9">
            <w:pPr>
              <w:widowControl/>
              <w:jc w:val="center"/>
              <w:rPr>
                <w:ins w:id="1424" w:author="響生 畠中" w:date="2025-11-05T15:43:00Z" w16du:dateUtc="2025-11-05T06:43:00Z"/>
                <w:rFonts w:eastAsia="ＭＳ Ｐゴシック" w:cs="ＭＳ Ｐゴシック"/>
                <w:b/>
                <w:bCs/>
                <w:color w:val="000000"/>
                <w:kern w:val="0"/>
                <w:sz w:val="20"/>
                <w:szCs w:val="20"/>
                <w:rPrChange w:id="1425" w:author="響生 畠中" w:date="2025-11-05T15:44:00Z" w16du:dateUtc="2025-11-05T06:44:00Z">
                  <w:rPr>
                    <w:ins w:id="1426" w:author="響生 畠中" w:date="2025-11-05T15:43:00Z" w16du:dateUtc="2025-11-05T06:43:00Z"/>
                    <w:rFonts w:eastAsia="ＭＳ Ｐゴシック" w:cs="ＭＳ Ｐゴシック"/>
                    <w:b/>
                    <w:bCs/>
                    <w:color w:val="000000"/>
                    <w:kern w:val="0"/>
                    <w:sz w:val="16"/>
                    <w:szCs w:val="16"/>
                  </w:rPr>
                </w:rPrChange>
              </w:rPr>
            </w:pPr>
            <w:ins w:id="1427" w:author="響生 畠中" w:date="2025-11-05T15:43:00Z" w16du:dateUtc="2025-11-05T06:43:00Z">
              <w:r w:rsidRPr="00D674A9">
                <w:rPr>
                  <w:rFonts w:eastAsia="ＭＳ Ｐゴシック" w:cs="ＭＳ Ｐゴシック"/>
                  <w:b/>
                  <w:bCs/>
                  <w:color w:val="000000"/>
                  <w:kern w:val="0"/>
                  <w:sz w:val="20"/>
                  <w:szCs w:val="20"/>
                  <w:rPrChange w:id="1428" w:author="響生 畠中" w:date="2025-11-05T15:44:00Z" w16du:dateUtc="2025-11-05T06:44:00Z">
                    <w:rPr>
                      <w:rFonts w:eastAsia="ＭＳ Ｐゴシック" w:cs="ＭＳ Ｐゴシック"/>
                      <w:b/>
                      <w:bCs/>
                      <w:color w:val="000000"/>
                      <w:kern w:val="0"/>
                      <w:sz w:val="16"/>
                      <w:szCs w:val="16"/>
                    </w:rPr>
                  </w:rPrChange>
                </w:rPr>
                <w:t>-</w:t>
              </w:r>
            </w:ins>
          </w:p>
        </w:tc>
        <w:tc>
          <w:tcPr>
            <w:tcW w:w="1276" w:type="dxa"/>
            <w:tcBorders>
              <w:top w:val="nil"/>
              <w:left w:val="nil"/>
              <w:bottom w:val="nil"/>
              <w:right w:val="nil"/>
            </w:tcBorders>
            <w:vAlign w:val="center"/>
            <w:hideMark/>
          </w:tcPr>
          <w:p w14:paraId="0956ED03" w14:textId="780FA3CD" w:rsidR="00121E25" w:rsidRPr="00D674A9" w:rsidRDefault="00121E25" w:rsidP="00D674A9">
            <w:pPr>
              <w:widowControl/>
              <w:jc w:val="center"/>
              <w:rPr>
                <w:ins w:id="1429" w:author="響生 畠中" w:date="2025-11-05T15:43:00Z" w16du:dateUtc="2025-11-05T06:43:00Z"/>
                <w:rFonts w:eastAsia="ＭＳ Ｐゴシック" w:cs="ＭＳ Ｐゴシック"/>
                <w:color w:val="000000"/>
                <w:kern w:val="0"/>
                <w:sz w:val="20"/>
                <w:szCs w:val="20"/>
                <w:rPrChange w:id="1430" w:author="響生 畠中" w:date="2025-11-05T15:44:00Z" w16du:dateUtc="2025-11-05T06:44:00Z">
                  <w:rPr>
                    <w:ins w:id="1431" w:author="響生 畠中" w:date="2025-11-05T15:43:00Z" w16du:dateUtc="2025-11-05T06:43:00Z"/>
                    <w:rFonts w:eastAsia="ＭＳ Ｐゴシック" w:cs="ＭＳ Ｐゴシック"/>
                    <w:color w:val="000000"/>
                    <w:kern w:val="0"/>
                    <w:sz w:val="16"/>
                    <w:szCs w:val="16"/>
                  </w:rPr>
                </w:rPrChange>
              </w:rPr>
            </w:pPr>
            <w:ins w:id="1432" w:author="響生 畠中" w:date="2025-11-05T15:43:00Z" w16du:dateUtc="2025-11-05T06:43:00Z">
              <w:r w:rsidRPr="00D674A9">
                <w:rPr>
                  <w:rFonts w:eastAsia="ＭＳ Ｐゴシック" w:cs="ＭＳ Ｐゴシック"/>
                  <w:color w:val="000000"/>
                  <w:kern w:val="0"/>
                  <w:sz w:val="20"/>
                  <w:szCs w:val="20"/>
                  <w:rPrChange w:id="1433" w:author="響生 畠中" w:date="2025-11-05T15:44:00Z" w16du:dateUtc="2025-11-05T06:44:00Z">
                    <w:rPr>
                      <w:rFonts w:eastAsia="ＭＳ Ｐゴシック" w:cs="ＭＳ Ｐゴシック"/>
                      <w:color w:val="000000"/>
                      <w:kern w:val="0"/>
                      <w:sz w:val="16"/>
                      <w:szCs w:val="16"/>
                    </w:rPr>
                  </w:rPrChange>
                </w:rPr>
                <w:t>-</w:t>
              </w:r>
            </w:ins>
          </w:p>
        </w:tc>
      </w:tr>
      <w:tr w:rsidR="00061299" w:rsidRPr="00121E25" w14:paraId="5AEEC0E2" w14:textId="77777777" w:rsidTr="00D674A9">
        <w:trPr>
          <w:trHeight w:val="264"/>
          <w:ins w:id="1434" w:author="響生 畠中" w:date="2025-11-05T15:43:00Z"/>
        </w:trPr>
        <w:tc>
          <w:tcPr>
            <w:tcW w:w="1380" w:type="dxa"/>
            <w:tcBorders>
              <w:top w:val="nil"/>
              <w:left w:val="nil"/>
              <w:bottom w:val="nil"/>
              <w:right w:val="nil"/>
            </w:tcBorders>
            <w:vAlign w:val="center"/>
            <w:hideMark/>
          </w:tcPr>
          <w:p w14:paraId="3A757070" w14:textId="77777777" w:rsidR="00121E25" w:rsidRPr="00D674A9" w:rsidRDefault="00121E25" w:rsidP="00D674A9">
            <w:pPr>
              <w:widowControl/>
              <w:jc w:val="center"/>
              <w:rPr>
                <w:ins w:id="1435" w:author="響生 畠中" w:date="2025-11-05T15:43:00Z" w16du:dateUtc="2025-11-05T06:43:00Z"/>
                <w:rFonts w:ascii="Times New Roman" w:eastAsia="ＭＳ Ｐゴシック" w:hAnsi="Times New Roman"/>
                <w:b/>
                <w:bCs/>
                <w:color w:val="000000"/>
                <w:kern w:val="0"/>
                <w:sz w:val="20"/>
                <w:szCs w:val="20"/>
                <w:rPrChange w:id="1436" w:author="響生 畠中" w:date="2025-11-05T15:44:00Z" w16du:dateUtc="2025-11-05T06:44:00Z">
                  <w:rPr>
                    <w:ins w:id="1437" w:author="響生 畠中" w:date="2025-11-05T15:43:00Z" w16du:dateUtc="2025-11-05T06:43:00Z"/>
                    <w:rFonts w:ascii="Times New Roman" w:eastAsia="ＭＳ Ｐゴシック" w:hAnsi="Times New Roman"/>
                    <w:b/>
                    <w:bCs/>
                    <w:color w:val="000000"/>
                    <w:kern w:val="0"/>
                    <w:sz w:val="16"/>
                    <w:szCs w:val="16"/>
                  </w:rPr>
                </w:rPrChange>
              </w:rPr>
            </w:pPr>
            <w:ins w:id="1438" w:author="響生 畠中" w:date="2025-11-05T15:43:00Z" w16du:dateUtc="2025-11-05T06:43:00Z">
              <w:r w:rsidRPr="00D674A9">
                <w:rPr>
                  <w:rFonts w:ascii="Times New Roman" w:eastAsia="ＭＳ Ｐゴシック" w:hAnsi="Times New Roman"/>
                  <w:b/>
                  <w:bCs/>
                  <w:color w:val="000000"/>
                  <w:kern w:val="0"/>
                  <w:sz w:val="20"/>
                  <w:szCs w:val="20"/>
                  <w:rPrChange w:id="1439" w:author="響生 畠中" w:date="2025-11-05T15:44:00Z" w16du:dateUtc="2025-11-05T06:44:00Z">
                    <w:rPr>
                      <w:rFonts w:ascii="Times New Roman" w:eastAsia="ＭＳ Ｐゴシック" w:hAnsi="Times New Roman"/>
                      <w:b/>
                      <w:bCs/>
                      <w:color w:val="000000"/>
                      <w:kern w:val="0"/>
                      <w:sz w:val="16"/>
                      <w:szCs w:val="16"/>
                    </w:rPr>
                  </w:rPrChange>
                </w:rPr>
                <w:t>MV-</w:t>
              </w:r>
              <w:r w:rsidRPr="00D674A9">
                <w:rPr>
                  <w:rFonts w:ascii="ＭＳ 明朝" w:hAnsi="ＭＳ 明朝" w:hint="eastAsia"/>
                  <w:b/>
                  <w:bCs/>
                  <w:color w:val="000000"/>
                  <w:kern w:val="0"/>
                  <w:sz w:val="20"/>
                  <w:szCs w:val="20"/>
                  <w:rPrChange w:id="1440" w:author="響生 畠中" w:date="2025-11-05T15:44:00Z" w16du:dateUtc="2025-11-05T06:44:00Z">
                    <w:rPr>
                      <w:rFonts w:ascii="ＭＳ 明朝" w:hAnsi="ＭＳ 明朝" w:hint="eastAsia"/>
                      <w:b/>
                      <w:bCs/>
                      <w:color w:val="000000"/>
                      <w:kern w:val="0"/>
                      <w:sz w:val="16"/>
                      <w:szCs w:val="16"/>
                    </w:rPr>
                  </w:rPrChange>
                </w:rPr>
                <w:t>〇</w:t>
              </w:r>
            </w:ins>
          </w:p>
        </w:tc>
        <w:tc>
          <w:tcPr>
            <w:tcW w:w="960" w:type="dxa"/>
            <w:tcBorders>
              <w:top w:val="nil"/>
              <w:left w:val="nil"/>
              <w:bottom w:val="nil"/>
              <w:right w:val="nil"/>
            </w:tcBorders>
            <w:vAlign w:val="center"/>
            <w:hideMark/>
          </w:tcPr>
          <w:p w14:paraId="46675E97" w14:textId="77777777" w:rsidR="00121E25" w:rsidRPr="00D674A9" w:rsidRDefault="00121E25" w:rsidP="00D674A9">
            <w:pPr>
              <w:widowControl/>
              <w:jc w:val="center"/>
              <w:rPr>
                <w:ins w:id="1441" w:author="響生 畠中" w:date="2025-11-05T15:43:00Z" w16du:dateUtc="2025-11-05T06:43:00Z"/>
                <w:rFonts w:ascii="Times New Roman" w:eastAsia="ＭＳ Ｐゴシック" w:hAnsi="Times New Roman"/>
                <w:color w:val="000000"/>
                <w:kern w:val="0"/>
                <w:sz w:val="20"/>
                <w:szCs w:val="20"/>
                <w:rPrChange w:id="1442" w:author="響生 畠中" w:date="2025-11-05T15:44:00Z" w16du:dateUtc="2025-11-05T06:44:00Z">
                  <w:rPr>
                    <w:ins w:id="1443" w:author="響生 畠中" w:date="2025-11-05T15:43:00Z" w16du:dateUtc="2025-11-05T06:43:00Z"/>
                    <w:rFonts w:ascii="Times New Roman" w:eastAsia="ＭＳ Ｐゴシック" w:hAnsi="Times New Roman"/>
                    <w:color w:val="000000"/>
                    <w:kern w:val="0"/>
                    <w:sz w:val="16"/>
                    <w:szCs w:val="16"/>
                  </w:rPr>
                </w:rPrChange>
              </w:rPr>
            </w:pPr>
            <w:ins w:id="1444" w:author="響生 畠中" w:date="2025-11-05T15:43:00Z" w16du:dateUtc="2025-11-05T06:43:00Z">
              <w:r w:rsidRPr="00D674A9">
                <w:rPr>
                  <w:rFonts w:ascii="Times New Roman" w:eastAsia="ＭＳ Ｐゴシック" w:hAnsi="Times New Roman"/>
                  <w:color w:val="000000"/>
                  <w:kern w:val="0"/>
                  <w:sz w:val="20"/>
                  <w:szCs w:val="20"/>
                  <w:rPrChange w:id="1445" w:author="響生 畠中" w:date="2025-11-05T15:44:00Z" w16du:dateUtc="2025-11-05T06:44:00Z">
                    <w:rPr>
                      <w:rFonts w:ascii="Times New Roman" w:eastAsia="ＭＳ Ｐゴシック" w:hAnsi="Times New Roman"/>
                      <w:color w:val="000000"/>
                      <w:kern w:val="0"/>
                      <w:sz w:val="16"/>
                      <w:szCs w:val="16"/>
                    </w:rPr>
                  </w:rPrChange>
                </w:rPr>
                <w:t>MV</w:t>
              </w:r>
            </w:ins>
          </w:p>
        </w:tc>
        <w:tc>
          <w:tcPr>
            <w:tcW w:w="1062" w:type="dxa"/>
            <w:tcBorders>
              <w:top w:val="nil"/>
              <w:left w:val="nil"/>
              <w:bottom w:val="nil"/>
              <w:right w:val="nil"/>
            </w:tcBorders>
            <w:vAlign w:val="center"/>
            <w:hideMark/>
          </w:tcPr>
          <w:p w14:paraId="06A4A1E6" w14:textId="77777777" w:rsidR="00121E25" w:rsidRPr="00D674A9" w:rsidRDefault="00121E25" w:rsidP="00D674A9">
            <w:pPr>
              <w:widowControl/>
              <w:jc w:val="center"/>
              <w:rPr>
                <w:ins w:id="1446" w:author="響生 畠中" w:date="2025-11-05T15:43:00Z" w16du:dateUtc="2025-11-05T06:43:00Z"/>
                <w:rFonts w:eastAsia="ＭＳ Ｐゴシック" w:cs="ＭＳ Ｐゴシック"/>
                <w:b/>
                <w:bCs/>
                <w:color w:val="000000"/>
                <w:kern w:val="0"/>
                <w:sz w:val="20"/>
                <w:szCs w:val="20"/>
                <w:rPrChange w:id="1447" w:author="響生 畠中" w:date="2025-11-05T15:44:00Z" w16du:dateUtc="2025-11-05T06:44:00Z">
                  <w:rPr>
                    <w:ins w:id="1448" w:author="響生 畠中" w:date="2025-11-05T15:43:00Z" w16du:dateUtc="2025-11-05T06:43:00Z"/>
                    <w:rFonts w:eastAsia="ＭＳ Ｐゴシック" w:cs="ＭＳ Ｐゴシック"/>
                    <w:b/>
                    <w:bCs/>
                    <w:color w:val="000000"/>
                    <w:kern w:val="0"/>
                    <w:sz w:val="16"/>
                    <w:szCs w:val="16"/>
                  </w:rPr>
                </w:rPrChange>
              </w:rPr>
            </w:pPr>
            <w:ins w:id="1449" w:author="響生 畠中" w:date="2025-11-05T15:43:00Z" w16du:dateUtc="2025-11-05T06:43:00Z">
              <w:r w:rsidRPr="00D674A9">
                <w:rPr>
                  <w:rFonts w:eastAsia="ＭＳ Ｐゴシック" w:cs="ＭＳ Ｐゴシック"/>
                  <w:b/>
                  <w:bCs/>
                  <w:color w:val="000000"/>
                  <w:kern w:val="0"/>
                  <w:sz w:val="20"/>
                  <w:szCs w:val="20"/>
                  <w:rPrChange w:id="1450" w:author="響生 畠中" w:date="2025-11-05T15:44:00Z" w16du:dateUtc="2025-11-05T06:44:00Z">
                    <w:rPr>
                      <w:rFonts w:eastAsia="ＭＳ Ｐゴシック" w:cs="ＭＳ Ｐゴシック"/>
                      <w:b/>
                      <w:bCs/>
                      <w:color w:val="000000"/>
                      <w:kern w:val="0"/>
                      <w:sz w:val="16"/>
                      <w:szCs w:val="16"/>
                    </w:rPr>
                  </w:rPrChange>
                </w:rPr>
                <w:t>-</w:t>
              </w:r>
            </w:ins>
          </w:p>
        </w:tc>
        <w:tc>
          <w:tcPr>
            <w:tcW w:w="1276" w:type="dxa"/>
            <w:tcBorders>
              <w:top w:val="nil"/>
              <w:left w:val="nil"/>
              <w:bottom w:val="nil"/>
              <w:right w:val="nil"/>
            </w:tcBorders>
            <w:vAlign w:val="center"/>
            <w:hideMark/>
          </w:tcPr>
          <w:p w14:paraId="74E39C44" w14:textId="77777777" w:rsidR="00121E25" w:rsidRPr="00D674A9" w:rsidRDefault="00121E25" w:rsidP="00D674A9">
            <w:pPr>
              <w:widowControl/>
              <w:jc w:val="center"/>
              <w:rPr>
                <w:ins w:id="1451" w:author="響生 畠中" w:date="2025-11-05T15:43:00Z" w16du:dateUtc="2025-11-05T06:43:00Z"/>
                <w:rFonts w:ascii="ＭＳ 明朝" w:hAnsi="ＭＳ 明朝" w:cs="ＭＳ Ｐゴシック"/>
                <w:color w:val="000000"/>
                <w:kern w:val="0"/>
                <w:sz w:val="20"/>
                <w:szCs w:val="20"/>
                <w:rPrChange w:id="1452" w:author="響生 畠中" w:date="2025-11-05T15:44:00Z" w16du:dateUtc="2025-11-05T06:44:00Z">
                  <w:rPr>
                    <w:ins w:id="1453" w:author="響生 畠中" w:date="2025-11-05T15:43:00Z" w16du:dateUtc="2025-11-05T06:43:00Z"/>
                    <w:rFonts w:ascii="ＭＳ 明朝" w:hAnsi="ＭＳ 明朝" w:cs="ＭＳ Ｐゴシック"/>
                    <w:color w:val="000000"/>
                    <w:kern w:val="0"/>
                    <w:sz w:val="16"/>
                    <w:szCs w:val="16"/>
                  </w:rPr>
                </w:rPrChange>
              </w:rPr>
            </w:pPr>
            <w:ins w:id="1454" w:author="響生 畠中" w:date="2025-11-05T15:43:00Z" w16du:dateUtc="2025-11-05T06:43:00Z">
              <w:r w:rsidRPr="00D674A9">
                <w:rPr>
                  <w:rFonts w:ascii="ＭＳ 明朝" w:hAnsi="ＭＳ 明朝" w:cs="ＭＳ Ｐゴシック" w:hint="eastAsia"/>
                  <w:color w:val="000000"/>
                  <w:kern w:val="0"/>
                  <w:sz w:val="20"/>
                  <w:szCs w:val="20"/>
                  <w:rPrChange w:id="1455" w:author="響生 畠中" w:date="2025-11-05T15:44:00Z" w16du:dateUtc="2025-11-05T06:44:00Z">
                    <w:rPr>
                      <w:rFonts w:ascii="ＭＳ 明朝" w:hAnsi="ＭＳ 明朝" w:cs="ＭＳ Ｐゴシック" w:hint="eastAsia"/>
                      <w:color w:val="000000"/>
                      <w:kern w:val="0"/>
                      <w:sz w:val="16"/>
                      <w:szCs w:val="16"/>
                    </w:rPr>
                  </w:rPrChange>
                </w:rPr>
                <w:t>〇</w:t>
              </w:r>
            </w:ins>
          </w:p>
        </w:tc>
      </w:tr>
      <w:tr w:rsidR="00061299" w:rsidRPr="00121E25" w14:paraId="45A3F025" w14:textId="77777777" w:rsidTr="00D674A9">
        <w:trPr>
          <w:trHeight w:val="264"/>
          <w:ins w:id="1456" w:author="響生 畠中" w:date="2025-11-05T15:43:00Z"/>
        </w:trPr>
        <w:tc>
          <w:tcPr>
            <w:tcW w:w="1380" w:type="dxa"/>
            <w:tcBorders>
              <w:top w:val="nil"/>
              <w:left w:val="nil"/>
              <w:bottom w:val="nil"/>
              <w:right w:val="nil"/>
            </w:tcBorders>
            <w:vAlign w:val="center"/>
            <w:hideMark/>
          </w:tcPr>
          <w:p w14:paraId="146A7266" w14:textId="77777777" w:rsidR="00121E25" w:rsidRPr="00D674A9" w:rsidRDefault="00121E25" w:rsidP="00D674A9">
            <w:pPr>
              <w:widowControl/>
              <w:jc w:val="center"/>
              <w:rPr>
                <w:ins w:id="1457" w:author="響生 畠中" w:date="2025-11-05T15:43:00Z" w16du:dateUtc="2025-11-05T06:43:00Z"/>
                <w:rFonts w:ascii="Times New Roman" w:eastAsia="ＭＳ Ｐゴシック" w:hAnsi="Times New Roman"/>
                <w:b/>
                <w:bCs/>
                <w:color w:val="000000"/>
                <w:kern w:val="0"/>
                <w:sz w:val="20"/>
                <w:szCs w:val="20"/>
                <w:rPrChange w:id="1458" w:author="響生 畠中" w:date="2025-11-05T15:44:00Z" w16du:dateUtc="2025-11-05T06:44:00Z">
                  <w:rPr>
                    <w:ins w:id="1459" w:author="響生 畠中" w:date="2025-11-05T15:43:00Z" w16du:dateUtc="2025-11-05T06:43:00Z"/>
                    <w:rFonts w:ascii="Times New Roman" w:eastAsia="ＭＳ Ｐゴシック" w:hAnsi="Times New Roman"/>
                    <w:b/>
                    <w:bCs/>
                    <w:color w:val="000000"/>
                    <w:kern w:val="0"/>
                    <w:sz w:val="16"/>
                    <w:szCs w:val="16"/>
                  </w:rPr>
                </w:rPrChange>
              </w:rPr>
            </w:pPr>
            <w:ins w:id="1460" w:author="響生 畠中" w:date="2025-11-05T15:43:00Z" w16du:dateUtc="2025-11-05T06:43:00Z">
              <w:r w:rsidRPr="00D674A9">
                <w:rPr>
                  <w:rFonts w:ascii="Times New Roman" w:eastAsia="ＭＳ Ｐゴシック" w:hAnsi="Times New Roman"/>
                  <w:b/>
                  <w:bCs/>
                  <w:color w:val="000000"/>
                  <w:kern w:val="0"/>
                  <w:sz w:val="20"/>
                  <w:szCs w:val="20"/>
                  <w:rPrChange w:id="1461" w:author="響生 畠中" w:date="2025-11-05T15:44:00Z" w16du:dateUtc="2025-11-05T06:44:00Z">
                    <w:rPr>
                      <w:rFonts w:ascii="Times New Roman" w:eastAsia="ＭＳ Ｐゴシック" w:hAnsi="Times New Roman"/>
                      <w:b/>
                      <w:bCs/>
                      <w:color w:val="000000"/>
                      <w:kern w:val="0"/>
                      <w:sz w:val="16"/>
                      <w:szCs w:val="16"/>
                    </w:rPr>
                  </w:rPrChange>
                </w:rPr>
                <w:t>1.0AV-</w:t>
              </w:r>
              <w:r w:rsidRPr="00D674A9">
                <w:rPr>
                  <w:rFonts w:ascii="ＭＳ 明朝" w:hAnsi="ＭＳ 明朝" w:hint="eastAsia"/>
                  <w:b/>
                  <w:bCs/>
                  <w:color w:val="000000"/>
                  <w:kern w:val="0"/>
                  <w:sz w:val="20"/>
                  <w:szCs w:val="20"/>
                  <w:rPrChange w:id="1462" w:author="響生 畠中" w:date="2025-11-05T15:44:00Z" w16du:dateUtc="2025-11-05T06:44:00Z">
                    <w:rPr>
                      <w:rFonts w:ascii="ＭＳ 明朝" w:hAnsi="ＭＳ 明朝" w:hint="eastAsia"/>
                      <w:b/>
                      <w:bCs/>
                      <w:color w:val="000000"/>
                      <w:kern w:val="0"/>
                      <w:sz w:val="16"/>
                      <w:szCs w:val="16"/>
                    </w:rPr>
                  </w:rPrChange>
                </w:rPr>
                <w:t>×</w:t>
              </w:r>
            </w:ins>
          </w:p>
        </w:tc>
        <w:tc>
          <w:tcPr>
            <w:tcW w:w="960" w:type="dxa"/>
            <w:tcBorders>
              <w:top w:val="nil"/>
              <w:left w:val="nil"/>
              <w:bottom w:val="nil"/>
              <w:right w:val="nil"/>
            </w:tcBorders>
            <w:vAlign w:val="center"/>
            <w:hideMark/>
          </w:tcPr>
          <w:p w14:paraId="52B373CB" w14:textId="77777777" w:rsidR="00121E25" w:rsidRPr="00D674A9" w:rsidRDefault="00121E25" w:rsidP="00D674A9">
            <w:pPr>
              <w:widowControl/>
              <w:jc w:val="center"/>
              <w:rPr>
                <w:ins w:id="1463" w:author="響生 畠中" w:date="2025-11-05T15:43:00Z" w16du:dateUtc="2025-11-05T06:43:00Z"/>
                <w:rFonts w:ascii="Times New Roman" w:eastAsia="ＭＳ Ｐゴシック" w:hAnsi="Times New Roman"/>
                <w:color w:val="000000"/>
                <w:kern w:val="0"/>
                <w:sz w:val="20"/>
                <w:szCs w:val="20"/>
                <w:rPrChange w:id="1464" w:author="響生 畠中" w:date="2025-11-05T15:44:00Z" w16du:dateUtc="2025-11-05T06:44:00Z">
                  <w:rPr>
                    <w:ins w:id="1465" w:author="響生 畠中" w:date="2025-11-05T15:43:00Z" w16du:dateUtc="2025-11-05T06:43:00Z"/>
                    <w:rFonts w:ascii="Times New Roman" w:eastAsia="ＭＳ Ｐゴシック" w:hAnsi="Times New Roman"/>
                    <w:color w:val="000000"/>
                    <w:kern w:val="0"/>
                    <w:sz w:val="16"/>
                    <w:szCs w:val="16"/>
                  </w:rPr>
                </w:rPrChange>
              </w:rPr>
            </w:pPr>
            <w:ins w:id="1466" w:author="響生 畠中" w:date="2025-11-05T15:43:00Z" w16du:dateUtc="2025-11-05T06:43:00Z">
              <w:r w:rsidRPr="00D674A9">
                <w:rPr>
                  <w:rFonts w:ascii="Times New Roman" w:eastAsia="ＭＳ Ｐゴシック" w:hAnsi="Times New Roman"/>
                  <w:color w:val="000000"/>
                  <w:kern w:val="0"/>
                  <w:sz w:val="20"/>
                  <w:szCs w:val="20"/>
                  <w:rPrChange w:id="1467" w:author="響生 畠中" w:date="2025-11-05T15:44:00Z" w16du:dateUtc="2025-11-05T06:44:00Z">
                    <w:rPr>
                      <w:rFonts w:ascii="Times New Roman" w:eastAsia="ＭＳ Ｐゴシック" w:hAnsi="Times New Roman"/>
                      <w:color w:val="000000"/>
                      <w:kern w:val="0"/>
                      <w:sz w:val="16"/>
                      <w:szCs w:val="16"/>
                    </w:rPr>
                  </w:rPrChange>
                </w:rPr>
                <w:t>AV</w:t>
              </w:r>
            </w:ins>
          </w:p>
        </w:tc>
        <w:tc>
          <w:tcPr>
            <w:tcW w:w="1062" w:type="dxa"/>
            <w:tcBorders>
              <w:top w:val="nil"/>
              <w:left w:val="nil"/>
              <w:bottom w:val="nil"/>
              <w:right w:val="nil"/>
            </w:tcBorders>
            <w:vAlign w:val="center"/>
            <w:hideMark/>
          </w:tcPr>
          <w:p w14:paraId="496E0A30" w14:textId="77777777" w:rsidR="00121E25" w:rsidRPr="00D674A9" w:rsidRDefault="00121E25" w:rsidP="00D674A9">
            <w:pPr>
              <w:widowControl/>
              <w:jc w:val="center"/>
              <w:rPr>
                <w:ins w:id="1468" w:author="響生 畠中" w:date="2025-11-05T15:43:00Z" w16du:dateUtc="2025-11-05T06:43:00Z"/>
                <w:rFonts w:eastAsia="ＭＳ Ｐゴシック" w:cs="ＭＳ Ｐゴシック"/>
                <w:b/>
                <w:bCs/>
                <w:color w:val="000000"/>
                <w:kern w:val="0"/>
                <w:sz w:val="20"/>
                <w:szCs w:val="20"/>
                <w:rPrChange w:id="1469" w:author="響生 畠中" w:date="2025-11-05T15:44:00Z" w16du:dateUtc="2025-11-05T06:44:00Z">
                  <w:rPr>
                    <w:ins w:id="1470" w:author="響生 畠中" w:date="2025-11-05T15:43:00Z" w16du:dateUtc="2025-11-05T06:43:00Z"/>
                    <w:rFonts w:eastAsia="ＭＳ Ｐゴシック" w:cs="ＭＳ Ｐゴシック"/>
                    <w:b/>
                    <w:bCs/>
                    <w:color w:val="000000"/>
                    <w:kern w:val="0"/>
                    <w:sz w:val="16"/>
                    <w:szCs w:val="16"/>
                  </w:rPr>
                </w:rPrChange>
              </w:rPr>
            </w:pPr>
            <w:ins w:id="1471" w:author="響生 畠中" w:date="2025-11-05T15:43:00Z" w16du:dateUtc="2025-11-05T06:43:00Z">
              <w:r w:rsidRPr="00D674A9">
                <w:rPr>
                  <w:rFonts w:eastAsia="ＭＳ Ｐゴシック" w:cs="ＭＳ Ｐゴシック"/>
                  <w:b/>
                  <w:bCs/>
                  <w:color w:val="000000"/>
                  <w:kern w:val="0"/>
                  <w:sz w:val="20"/>
                  <w:szCs w:val="20"/>
                  <w:rPrChange w:id="1472" w:author="響生 畠中" w:date="2025-11-05T15:44:00Z" w16du:dateUtc="2025-11-05T06:44:00Z">
                    <w:rPr>
                      <w:rFonts w:eastAsia="ＭＳ Ｐゴシック" w:cs="ＭＳ Ｐゴシック"/>
                      <w:b/>
                      <w:bCs/>
                      <w:color w:val="000000"/>
                      <w:kern w:val="0"/>
                      <w:sz w:val="16"/>
                      <w:szCs w:val="16"/>
                    </w:rPr>
                  </w:rPrChange>
                </w:rPr>
                <w:t>-</w:t>
              </w:r>
            </w:ins>
          </w:p>
        </w:tc>
        <w:tc>
          <w:tcPr>
            <w:tcW w:w="1276" w:type="dxa"/>
            <w:tcBorders>
              <w:top w:val="nil"/>
              <w:left w:val="nil"/>
              <w:bottom w:val="nil"/>
              <w:right w:val="nil"/>
            </w:tcBorders>
            <w:vAlign w:val="center"/>
            <w:hideMark/>
          </w:tcPr>
          <w:p w14:paraId="1D89AC4E" w14:textId="77777777" w:rsidR="00121E25" w:rsidRPr="00D674A9" w:rsidRDefault="00121E25" w:rsidP="00D674A9">
            <w:pPr>
              <w:widowControl/>
              <w:jc w:val="center"/>
              <w:rPr>
                <w:ins w:id="1473" w:author="響生 畠中" w:date="2025-11-05T15:43:00Z" w16du:dateUtc="2025-11-05T06:43:00Z"/>
                <w:rFonts w:eastAsia="ＭＳ Ｐゴシック" w:cs="ＭＳ Ｐゴシック"/>
                <w:color w:val="000000"/>
                <w:kern w:val="0"/>
                <w:sz w:val="20"/>
                <w:szCs w:val="20"/>
                <w:rPrChange w:id="1474" w:author="響生 畠中" w:date="2025-11-05T15:44:00Z" w16du:dateUtc="2025-11-05T06:44:00Z">
                  <w:rPr>
                    <w:ins w:id="1475" w:author="響生 畠中" w:date="2025-11-05T15:43:00Z" w16du:dateUtc="2025-11-05T06:43:00Z"/>
                    <w:rFonts w:eastAsia="ＭＳ Ｐゴシック" w:cs="ＭＳ Ｐゴシック"/>
                    <w:color w:val="000000"/>
                    <w:kern w:val="0"/>
                    <w:sz w:val="16"/>
                    <w:szCs w:val="16"/>
                  </w:rPr>
                </w:rPrChange>
              </w:rPr>
            </w:pPr>
            <w:ins w:id="1476" w:author="響生 畠中" w:date="2025-11-05T15:43:00Z" w16du:dateUtc="2025-11-05T06:43:00Z">
              <w:r w:rsidRPr="00D674A9">
                <w:rPr>
                  <w:rFonts w:eastAsia="ＭＳ Ｐゴシック" w:cs="ＭＳ Ｐゴシック"/>
                  <w:color w:val="000000"/>
                  <w:kern w:val="0"/>
                  <w:sz w:val="20"/>
                  <w:szCs w:val="20"/>
                  <w:rPrChange w:id="1477" w:author="響生 畠中" w:date="2025-11-05T15:44:00Z" w16du:dateUtc="2025-11-05T06:44:00Z">
                    <w:rPr>
                      <w:rFonts w:eastAsia="ＭＳ Ｐゴシック" w:cs="ＭＳ Ｐゴシック"/>
                      <w:color w:val="000000"/>
                      <w:kern w:val="0"/>
                      <w:sz w:val="16"/>
                      <w:szCs w:val="16"/>
                    </w:rPr>
                  </w:rPrChange>
                </w:rPr>
                <w:t>-</w:t>
              </w:r>
            </w:ins>
          </w:p>
        </w:tc>
      </w:tr>
      <w:tr w:rsidR="00061299" w:rsidRPr="00121E25" w14:paraId="44E9A1EA" w14:textId="77777777" w:rsidTr="00D674A9">
        <w:trPr>
          <w:trHeight w:val="264"/>
          <w:ins w:id="1478" w:author="響生 畠中" w:date="2025-11-05T15:43:00Z"/>
        </w:trPr>
        <w:tc>
          <w:tcPr>
            <w:tcW w:w="1380" w:type="dxa"/>
            <w:tcBorders>
              <w:top w:val="nil"/>
              <w:left w:val="nil"/>
              <w:bottom w:val="nil"/>
              <w:right w:val="nil"/>
            </w:tcBorders>
            <w:vAlign w:val="center"/>
            <w:hideMark/>
          </w:tcPr>
          <w:p w14:paraId="3D40A40B" w14:textId="77777777" w:rsidR="00121E25" w:rsidRPr="00D674A9" w:rsidRDefault="00121E25" w:rsidP="00D674A9">
            <w:pPr>
              <w:widowControl/>
              <w:jc w:val="center"/>
              <w:rPr>
                <w:ins w:id="1479" w:author="響生 畠中" w:date="2025-11-05T15:43:00Z" w16du:dateUtc="2025-11-05T06:43:00Z"/>
                <w:rFonts w:ascii="Times New Roman" w:eastAsia="ＭＳ Ｐゴシック" w:hAnsi="Times New Roman"/>
                <w:b/>
                <w:bCs/>
                <w:color w:val="000000"/>
                <w:kern w:val="0"/>
                <w:sz w:val="20"/>
                <w:szCs w:val="20"/>
                <w:rPrChange w:id="1480" w:author="響生 畠中" w:date="2025-11-05T15:44:00Z" w16du:dateUtc="2025-11-05T06:44:00Z">
                  <w:rPr>
                    <w:ins w:id="1481" w:author="響生 畠中" w:date="2025-11-05T15:43:00Z" w16du:dateUtc="2025-11-05T06:43:00Z"/>
                    <w:rFonts w:ascii="Times New Roman" w:eastAsia="ＭＳ Ｐゴシック" w:hAnsi="Times New Roman"/>
                    <w:b/>
                    <w:bCs/>
                    <w:color w:val="000000"/>
                    <w:kern w:val="0"/>
                    <w:sz w:val="16"/>
                    <w:szCs w:val="16"/>
                  </w:rPr>
                </w:rPrChange>
              </w:rPr>
            </w:pPr>
            <w:ins w:id="1482" w:author="響生 畠中" w:date="2025-11-05T15:43:00Z" w16du:dateUtc="2025-11-05T06:43:00Z">
              <w:r w:rsidRPr="00D674A9">
                <w:rPr>
                  <w:rFonts w:ascii="Times New Roman" w:eastAsia="ＭＳ Ｐゴシック" w:hAnsi="Times New Roman"/>
                  <w:b/>
                  <w:bCs/>
                  <w:color w:val="000000"/>
                  <w:kern w:val="0"/>
                  <w:sz w:val="20"/>
                  <w:szCs w:val="20"/>
                  <w:rPrChange w:id="1483" w:author="響生 畠中" w:date="2025-11-05T15:44:00Z" w16du:dateUtc="2025-11-05T06:44:00Z">
                    <w:rPr>
                      <w:rFonts w:ascii="Times New Roman" w:eastAsia="ＭＳ Ｐゴシック" w:hAnsi="Times New Roman"/>
                      <w:b/>
                      <w:bCs/>
                      <w:color w:val="000000"/>
                      <w:kern w:val="0"/>
                      <w:sz w:val="16"/>
                      <w:szCs w:val="16"/>
                    </w:rPr>
                  </w:rPrChange>
                </w:rPr>
                <w:t>1.0AV-</w:t>
              </w:r>
              <w:r w:rsidRPr="00D674A9">
                <w:rPr>
                  <w:rFonts w:ascii="ＭＳ 明朝" w:hAnsi="ＭＳ 明朝" w:hint="eastAsia"/>
                  <w:b/>
                  <w:bCs/>
                  <w:color w:val="000000"/>
                  <w:kern w:val="0"/>
                  <w:sz w:val="20"/>
                  <w:szCs w:val="20"/>
                  <w:rPrChange w:id="1484" w:author="響生 畠中" w:date="2025-11-05T15:44:00Z" w16du:dateUtc="2025-11-05T06:44:00Z">
                    <w:rPr>
                      <w:rFonts w:ascii="ＭＳ 明朝" w:hAnsi="ＭＳ 明朝" w:hint="eastAsia"/>
                      <w:b/>
                      <w:bCs/>
                      <w:color w:val="000000"/>
                      <w:kern w:val="0"/>
                      <w:sz w:val="16"/>
                      <w:szCs w:val="16"/>
                    </w:rPr>
                  </w:rPrChange>
                </w:rPr>
                <w:t>〇</w:t>
              </w:r>
            </w:ins>
          </w:p>
        </w:tc>
        <w:tc>
          <w:tcPr>
            <w:tcW w:w="960" w:type="dxa"/>
            <w:tcBorders>
              <w:top w:val="nil"/>
              <w:left w:val="nil"/>
              <w:bottom w:val="nil"/>
              <w:right w:val="nil"/>
            </w:tcBorders>
            <w:vAlign w:val="center"/>
            <w:hideMark/>
          </w:tcPr>
          <w:p w14:paraId="73E20359" w14:textId="77777777" w:rsidR="00121E25" w:rsidRPr="00D674A9" w:rsidRDefault="00121E25" w:rsidP="00D674A9">
            <w:pPr>
              <w:widowControl/>
              <w:jc w:val="center"/>
              <w:rPr>
                <w:ins w:id="1485" w:author="響生 畠中" w:date="2025-11-05T15:43:00Z" w16du:dateUtc="2025-11-05T06:43:00Z"/>
                <w:rFonts w:ascii="Times New Roman" w:eastAsia="ＭＳ Ｐゴシック" w:hAnsi="Times New Roman"/>
                <w:color w:val="000000"/>
                <w:kern w:val="0"/>
                <w:sz w:val="20"/>
                <w:szCs w:val="20"/>
                <w:rPrChange w:id="1486" w:author="響生 畠中" w:date="2025-11-05T15:44:00Z" w16du:dateUtc="2025-11-05T06:44:00Z">
                  <w:rPr>
                    <w:ins w:id="1487" w:author="響生 畠中" w:date="2025-11-05T15:43:00Z" w16du:dateUtc="2025-11-05T06:43:00Z"/>
                    <w:rFonts w:ascii="Times New Roman" w:eastAsia="ＭＳ Ｐゴシック" w:hAnsi="Times New Roman"/>
                    <w:color w:val="000000"/>
                    <w:kern w:val="0"/>
                    <w:sz w:val="16"/>
                    <w:szCs w:val="16"/>
                  </w:rPr>
                </w:rPrChange>
              </w:rPr>
            </w:pPr>
            <w:ins w:id="1488" w:author="響生 畠中" w:date="2025-11-05T15:43:00Z" w16du:dateUtc="2025-11-05T06:43:00Z">
              <w:r w:rsidRPr="00D674A9">
                <w:rPr>
                  <w:rFonts w:ascii="Times New Roman" w:eastAsia="ＭＳ Ｐゴシック" w:hAnsi="Times New Roman"/>
                  <w:color w:val="000000"/>
                  <w:kern w:val="0"/>
                  <w:sz w:val="20"/>
                  <w:szCs w:val="20"/>
                  <w:rPrChange w:id="1489" w:author="響生 畠中" w:date="2025-11-05T15:44:00Z" w16du:dateUtc="2025-11-05T06:44:00Z">
                    <w:rPr>
                      <w:rFonts w:ascii="Times New Roman" w:eastAsia="ＭＳ Ｐゴシック" w:hAnsi="Times New Roman"/>
                      <w:color w:val="000000"/>
                      <w:kern w:val="0"/>
                      <w:sz w:val="16"/>
                      <w:szCs w:val="16"/>
                    </w:rPr>
                  </w:rPrChange>
                </w:rPr>
                <w:t>AV</w:t>
              </w:r>
            </w:ins>
          </w:p>
        </w:tc>
        <w:tc>
          <w:tcPr>
            <w:tcW w:w="1062" w:type="dxa"/>
            <w:tcBorders>
              <w:top w:val="nil"/>
              <w:left w:val="nil"/>
              <w:bottom w:val="nil"/>
              <w:right w:val="nil"/>
            </w:tcBorders>
            <w:vAlign w:val="center"/>
            <w:hideMark/>
          </w:tcPr>
          <w:p w14:paraId="40A766DE" w14:textId="77777777" w:rsidR="00121E25" w:rsidRPr="00D674A9" w:rsidRDefault="00121E25" w:rsidP="00D674A9">
            <w:pPr>
              <w:widowControl/>
              <w:jc w:val="center"/>
              <w:rPr>
                <w:ins w:id="1490" w:author="響生 畠中" w:date="2025-11-05T15:43:00Z" w16du:dateUtc="2025-11-05T06:43:00Z"/>
                <w:rFonts w:eastAsia="ＭＳ Ｐゴシック" w:cs="ＭＳ Ｐゴシック"/>
                <w:b/>
                <w:bCs/>
                <w:color w:val="000000"/>
                <w:kern w:val="0"/>
                <w:sz w:val="20"/>
                <w:szCs w:val="20"/>
                <w:rPrChange w:id="1491" w:author="響生 畠中" w:date="2025-11-05T15:44:00Z" w16du:dateUtc="2025-11-05T06:44:00Z">
                  <w:rPr>
                    <w:ins w:id="1492" w:author="響生 畠中" w:date="2025-11-05T15:43:00Z" w16du:dateUtc="2025-11-05T06:43:00Z"/>
                    <w:rFonts w:eastAsia="ＭＳ Ｐゴシック" w:cs="ＭＳ Ｐゴシック"/>
                    <w:b/>
                    <w:bCs/>
                    <w:color w:val="000000"/>
                    <w:kern w:val="0"/>
                    <w:sz w:val="16"/>
                    <w:szCs w:val="16"/>
                  </w:rPr>
                </w:rPrChange>
              </w:rPr>
            </w:pPr>
            <w:ins w:id="1493" w:author="響生 畠中" w:date="2025-11-05T15:43:00Z" w16du:dateUtc="2025-11-05T06:43:00Z">
              <w:r w:rsidRPr="00D674A9">
                <w:rPr>
                  <w:rFonts w:eastAsia="ＭＳ Ｐゴシック" w:cs="ＭＳ Ｐゴシック"/>
                  <w:b/>
                  <w:bCs/>
                  <w:color w:val="000000"/>
                  <w:kern w:val="0"/>
                  <w:sz w:val="20"/>
                  <w:szCs w:val="20"/>
                  <w:rPrChange w:id="1494" w:author="響生 畠中" w:date="2025-11-05T15:44:00Z" w16du:dateUtc="2025-11-05T06:44:00Z">
                    <w:rPr>
                      <w:rFonts w:eastAsia="ＭＳ Ｐゴシック" w:cs="ＭＳ Ｐゴシック"/>
                      <w:b/>
                      <w:bCs/>
                      <w:color w:val="000000"/>
                      <w:kern w:val="0"/>
                      <w:sz w:val="16"/>
                      <w:szCs w:val="16"/>
                    </w:rPr>
                  </w:rPrChange>
                </w:rPr>
                <w:t>-</w:t>
              </w:r>
            </w:ins>
          </w:p>
        </w:tc>
        <w:tc>
          <w:tcPr>
            <w:tcW w:w="1276" w:type="dxa"/>
            <w:tcBorders>
              <w:top w:val="nil"/>
              <w:left w:val="nil"/>
              <w:bottom w:val="nil"/>
              <w:right w:val="nil"/>
            </w:tcBorders>
            <w:vAlign w:val="center"/>
            <w:hideMark/>
          </w:tcPr>
          <w:p w14:paraId="71221E19" w14:textId="77777777" w:rsidR="00121E25" w:rsidRPr="00D674A9" w:rsidRDefault="00121E25" w:rsidP="00D674A9">
            <w:pPr>
              <w:widowControl/>
              <w:jc w:val="center"/>
              <w:rPr>
                <w:ins w:id="1495" w:author="響生 畠中" w:date="2025-11-05T15:43:00Z" w16du:dateUtc="2025-11-05T06:43:00Z"/>
                <w:rFonts w:ascii="ＭＳ 明朝" w:hAnsi="ＭＳ 明朝" w:cs="ＭＳ Ｐゴシック"/>
                <w:color w:val="000000"/>
                <w:kern w:val="0"/>
                <w:sz w:val="20"/>
                <w:szCs w:val="20"/>
                <w:rPrChange w:id="1496" w:author="響生 畠中" w:date="2025-11-05T15:44:00Z" w16du:dateUtc="2025-11-05T06:44:00Z">
                  <w:rPr>
                    <w:ins w:id="1497" w:author="響生 畠中" w:date="2025-11-05T15:43:00Z" w16du:dateUtc="2025-11-05T06:43:00Z"/>
                    <w:rFonts w:ascii="ＭＳ 明朝" w:hAnsi="ＭＳ 明朝" w:cs="ＭＳ Ｐゴシック"/>
                    <w:color w:val="000000"/>
                    <w:kern w:val="0"/>
                    <w:sz w:val="16"/>
                    <w:szCs w:val="16"/>
                  </w:rPr>
                </w:rPrChange>
              </w:rPr>
            </w:pPr>
            <w:ins w:id="1498" w:author="響生 畠中" w:date="2025-11-05T15:43:00Z" w16du:dateUtc="2025-11-05T06:43:00Z">
              <w:r w:rsidRPr="00D674A9">
                <w:rPr>
                  <w:rFonts w:ascii="ＭＳ 明朝" w:hAnsi="ＭＳ 明朝" w:cs="ＭＳ Ｐゴシック" w:hint="eastAsia"/>
                  <w:color w:val="000000"/>
                  <w:kern w:val="0"/>
                  <w:sz w:val="20"/>
                  <w:szCs w:val="20"/>
                  <w:rPrChange w:id="1499" w:author="響生 畠中" w:date="2025-11-05T15:44:00Z" w16du:dateUtc="2025-11-05T06:44:00Z">
                    <w:rPr>
                      <w:rFonts w:ascii="ＭＳ 明朝" w:hAnsi="ＭＳ 明朝" w:cs="ＭＳ Ｐゴシック" w:hint="eastAsia"/>
                      <w:color w:val="000000"/>
                      <w:kern w:val="0"/>
                      <w:sz w:val="16"/>
                      <w:szCs w:val="16"/>
                    </w:rPr>
                  </w:rPrChange>
                </w:rPr>
                <w:t>〇</w:t>
              </w:r>
            </w:ins>
          </w:p>
        </w:tc>
      </w:tr>
      <w:tr w:rsidR="00061299" w:rsidRPr="00121E25" w14:paraId="72F18188" w14:textId="77777777" w:rsidTr="00D674A9">
        <w:trPr>
          <w:trHeight w:val="264"/>
          <w:ins w:id="1500" w:author="響生 畠中" w:date="2025-11-05T15:43:00Z"/>
        </w:trPr>
        <w:tc>
          <w:tcPr>
            <w:tcW w:w="1380" w:type="dxa"/>
            <w:tcBorders>
              <w:top w:val="nil"/>
              <w:left w:val="nil"/>
              <w:bottom w:val="nil"/>
              <w:right w:val="nil"/>
            </w:tcBorders>
            <w:vAlign w:val="center"/>
            <w:hideMark/>
          </w:tcPr>
          <w:p w14:paraId="51F55929" w14:textId="77777777" w:rsidR="00121E25" w:rsidRPr="00D674A9" w:rsidRDefault="00121E25" w:rsidP="00D674A9">
            <w:pPr>
              <w:widowControl/>
              <w:jc w:val="center"/>
              <w:rPr>
                <w:ins w:id="1501" w:author="響生 畠中" w:date="2025-11-05T15:43:00Z" w16du:dateUtc="2025-11-05T06:43:00Z"/>
                <w:rFonts w:ascii="Times New Roman" w:eastAsia="ＭＳ Ｐゴシック" w:hAnsi="Times New Roman"/>
                <w:b/>
                <w:bCs/>
                <w:color w:val="000000"/>
                <w:kern w:val="0"/>
                <w:sz w:val="20"/>
                <w:szCs w:val="20"/>
                <w:rPrChange w:id="1502" w:author="響生 畠中" w:date="2025-11-05T15:44:00Z" w16du:dateUtc="2025-11-05T06:44:00Z">
                  <w:rPr>
                    <w:ins w:id="1503" w:author="響生 畠中" w:date="2025-11-05T15:43:00Z" w16du:dateUtc="2025-11-05T06:43:00Z"/>
                    <w:rFonts w:ascii="Times New Roman" w:eastAsia="ＭＳ Ｐゴシック" w:hAnsi="Times New Roman"/>
                    <w:b/>
                    <w:bCs/>
                    <w:color w:val="000000"/>
                    <w:kern w:val="0"/>
                    <w:sz w:val="16"/>
                    <w:szCs w:val="16"/>
                  </w:rPr>
                </w:rPrChange>
              </w:rPr>
            </w:pPr>
            <w:ins w:id="1504" w:author="響生 畠中" w:date="2025-11-05T15:43:00Z" w16du:dateUtc="2025-11-05T06:43:00Z">
              <w:r w:rsidRPr="00D674A9">
                <w:rPr>
                  <w:rFonts w:ascii="Times New Roman" w:eastAsia="ＭＳ Ｐゴシック" w:hAnsi="Times New Roman"/>
                  <w:b/>
                  <w:bCs/>
                  <w:color w:val="000000"/>
                  <w:kern w:val="0"/>
                  <w:sz w:val="20"/>
                  <w:szCs w:val="20"/>
                  <w:rPrChange w:id="1505" w:author="響生 畠中" w:date="2025-11-05T15:44:00Z" w16du:dateUtc="2025-11-05T06:44:00Z">
                    <w:rPr>
                      <w:rFonts w:ascii="Times New Roman" w:eastAsia="ＭＳ Ｐゴシック" w:hAnsi="Times New Roman"/>
                      <w:b/>
                      <w:bCs/>
                      <w:color w:val="000000"/>
                      <w:kern w:val="0"/>
                      <w:sz w:val="16"/>
                      <w:szCs w:val="16"/>
                    </w:rPr>
                  </w:rPrChange>
                </w:rPr>
                <w:t>0.7AV-</w:t>
              </w:r>
              <w:r w:rsidRPr="00D674A9">
                <w:rPr>
                  <w:rFonts w:ascii="ＭＳ 明朝" w:hAnsi="ＭＳ 明朝" w:hint="eastAsia"/>
                  <w:b/>
                  <w:bCs/>
                  <w:color w:val="000000"/>
                  <w:kern w:val="0"/>
                  <w:sz w:val="20"/>
                  <w:szCs w:val="20"/>
                  <w:rPrChange w:id="1506" w:author="響生 畠中" w:date="2025-11-05T15:44:00Z" w16du:dateUtc="2025-11-05T06:44:00Z">
                    <w:rPr>
                      <w:rFonts w:ascii="ＭＳ 明朝" w:hAnsi="ＭＳ 明朝" w:hint="eastAsia"/>
                      <w:b/>
                      <w:bCs/>
                      <w:color w:val="000000"/>
                      <w:kern w:val="0"/>
                      <w:sz w:val="16"/>
                      <w:szCs w:val="16"/>
                    </w:rPr>
                  </w:rPrChange>
                </w:rPr>
                <w:t>×</w:t>
              </w:r>
            </w:ins>
          </w:p>
        </w:tc>
        <w:tc>
          <w:tcPr>
            <w:tcW w:w="960" w:type="dxa"/>
            <w:tcBorders>
              <w:top w:val="nil"/>
              <w:left w:val="nil"/>
              <w:bottom w:val="nil"/>
              <w:right w:val="nil"/>
            </w:tcBorders>
            <w:vAlign w:val="center"/>
            <w:hideMark/>
          </w:tcPr>
          <w:p w14:paraId="4C6A5ADA" w14:textId="77777777" w:rsidR="00121E25" w:rsidRPr="00D674A9" w:rsidRDefault="00121E25" w:rsidP="00D674A9">
            <w:pPr>
              <w:widowControl/>
              <w:jc w:val="center"/>
              <w:rPr>
                <w:ins w:id="1507" w:author="響生 畠中" w:date="2025-11-05T15:43:00Z" w16du:dateUtc="2025-11-05T06:43:00Z"/>
                <w:rFonts w:ascii="Times New Roman" w:eastAsia="ＭＳ Ｐゴシック" w:hAnsi="Times New Roman"/>
                <w:color w:val="000000"/>
                <w:kern w:val="0"/>
                <w:sz w:val="20"/>
                <w:szCs w:val="20"/>
                <w:rPrChange w:id="1508" w:author="響生 畠中" w:date="2025-11-05T15:44:00Z" w16du:dateUtc="2025-11-05T06:44:00Z">
                  <w:rPr>
                    <w:ins w:id="1509" w:author="響生 畠中" w:date="2025-11-05T15:43:00Z" w16du:dateUtc="2025-11-05T06:43:00Z"/>
                    <w:rFonts w:ascii="Times New Roman" w:eastAsia="ＭＳ Ｐゴシック" w:hAnsi="Times New Roman"/>
                    <w:color w:val="000000"/>
                    <w:kern w:val="0"/>
                    <w:sz w:val="16"/>
                    <w:szCs w:val="16"/>
                  </w:rPr>
                </w:rPrChange>
              </w:rPr>
            </w:pPr>
            <w:ins w:id="1510" w:author="響生 畠中" w:date="2025-11-05T15:43:00Z" w16du:dateUtc="2025-11-05T06:43:00Z">
              <w:r w:rsidRPr="00D674A9">
                <w:rPr>
                  <w:rFonts w:ascii="Times New Roman" w:eastAsia="ＭＳ Ｐゴシック" w:hAnsi="Times New Roman"/>
                  <w:color w:val="000000"/>
                  <w:kern w:val="0"/>
                  <w:sz w:val="20"/>
                  <w:szCs w:val="20"/>
                  <w:rPrChange w:id="1511" w:author="響生 畠中" w:date="2025-11-05T15:44:00Z" w16du:dateUtc="2025-11-05T06:44:00Z">
                    <w:rPr>
                      <w:rFonts w:ascii="Times New Roman" w:eastAsia="ＭＳ Ｐゴシック" w:hAnsi="Times New Roman"/>
                      <w:color w:val="000000"/>
                      <w:kern w:val="0"/>
                      <w:sz w:val="16"/>
                      <w:szCs w:val="16"/>
                    </w:rPr>
                  </w:rPrChange>
                </w:rPr>
                <w:t>AV</w:t>
              </w:r>
            </w:ins>
          </w:p>
        </w:tc>
        <w:tc>
          <w:tcPr>
            <w:tcW w:w="1062" w:type="dxa"/>
            <w:tcBorders>
              <w:top w:val="nil"/>
              <w:left w:val="nil"/>
              <w:bottom w:val="nil"/>
              <w:right w:val="nil"/>
            </w:tcBorders>
            <w:vAlign w:val="center"/>
            <w:hideMark/>
          </w:tcPr>
          <w:p w14:paraId="272C38AF" w14:textId="77777777" w:rsidR="00121E25" w:rsidRPr="00D674A9" w:rsidRDefault="00121E25" w:rsidP="00D674A9">
            <w:pPr>
              <w:widowControl/>
              <w:jc w:val="center"/>
              <w:rPr>
                <w:ins w:id="1512" w:author="響生 畠中" w:date="2025-11-05T15:43:00Z" w16du:dateUtc="2025-11-05T06:43:00Z"/>
                <w:rFonts w:eastAsia="ＭＳ Ｐゴシック" w:cs="ＭＳ Ｐゴシック"/>
                <w:color w:val="000000"/>
                <w:kern w:val="0"/>
                <w:sz w:val="20"/>
                <w:szCs w:val="20"/>
                <w:rPrChange w:id="1513" w:author="響生 畠中" w:date="2025-11-05T15:44:00Z" w16du:dateUtc="2025-11-05T06:44:00Z">
                  <w:rPr>
                    <w:ins w:id="1514" w:author="響生 畠中" w:date="2025-11-05T15:43:00Z" w16du:dateUtc="2025-11-05T06:43:00Z"/>
                    <w:rFonts w:eastAsia="ＭＳ Ｐゴシック" w:cs="ＭＳ Ｐゴシック"/>
                    <w:color w:val="000000"/>
                    <w:kern w:val="0"/>
                    <w:sz w:val="16"/>
                    <w:szCs w:val="16"/>
                  </w:rPr>
                </w:rPrChange>
              </w:rPr>
            </w:pPr>
            <w:ins w:id="1515" w:author="響生 畠中" w:date="2025-11-05T15:43:00Z" w16du:dateUtc="2025-11-05T06:43:00Z">
              <w:r w:rsidRPr="00D674A9">
                <w:rPr>
                  <w:rFonts w:eastAsia="ＭＳ Ｐゴシック" w:cs="ＭＳ Ｐゴシック"/>
                  <w:color w:val="000000"/>
                  <w:kern w:val="0"/>
                  <w:sz w:val="20"/>
                  <w:szCs w:val="20"/>
                  <w:rPrChange w:id="1516" w:author="響生 畠中" w:date="2025-11-05T15:44:00Z" w16du:dateUtc="2025-11-05T06:44:00Z">
                    <w:rPr>
                      <w:rFonts w:eastAsia="ＭＳ Ｐゴシック" w:cs="ＭＳ Ｐゴシック"/>
                      <w:color w:val="000000"/>
                      <w:kern w:val="0"/>
                      <w:sz w:val="16"/>
                      <w:szCs w:val="16"/>
                    </w:rPr>
                  </w:rPrChange>
                </w:rPr>
                <w:t>0.7</w:t>
              </w:r>
              <w:r w:rsidRPr="00D674A9">
                <w:rPr>
                  <w:rFonts w:ascii="ＭＳ 明朝" w:hAnsi="ＭＳ 明朝" w:cs="ＭＳ Ｐゴシック" w:hint="eastAsia"/>
                  <w:color w:val="000000"/>
                  <w:kern w:val="0"/>
                  <w:sz w:val="20"/>
                  <w:szCs w:val="20"/>
                  <w:rPrChange w:id="1517" w:author="響生 畠中" w:date="2025-11-05T15:44:00Z" w16du:dateUtc="2025-11-05T06:44:00Z">
                    <w:rPr>
                      <w:rFonts w:ascii="ＭＳ 明朝" w:hAnsi="ＭＳ 明朝" w:cs="ＭＳ Ｐゴシック" w:hint="eastAsia"/>
                      <w:color w:val="000000"/>
                      <w:kern w:val="0"/>
                      <w:sz w:val="16"/>
                      <w:szCs w:val="16"/>
                    </w:rPr>
                  </w:rPrChange>
                </w:rPr>
                <w:t>倍</w:t>
              </w:r>
            </w:ins>
          </w:p>
        </w:tc>
        <w:tc>
          <w:tcPr>
            <w:tcW w:w="1276" w:type="dxa"/>
            <w:tcBorders>
              <w:top w:val="nil"/>
              <w:left w:val="nil"/>
              <w:bottom w:val="nil"/>
              <w:right w:val="nil"/>
            </w:tcBorders>
            <w:vAlign w:val="center"/>
            <w:hideMark/>
          </w:tcPr>
          <w:p w14:paraId="66876318" w14:textId="77777777" w:rsidR="00121E25" w:rsidRPr="00D674A9" w:rsidRDefault="00121E25" w:rsidP="00D674A9">
            <w:pPr>
              <w:widowControl/>
              <w:jc w:val="center"/>
              <w:rPr>
                <w:ins w:id="1518" w:author="響生 畠中" w:date="2025-11-05T15:43:00Z" w16du:dateUtc="2025-11-05T06:43:00Z"/>
                <w:rFonts w:eastAsia="ＭＳ Ｐゴシック" w:cs="ＭＳ Ｐゴシック"/>
                <w:color w:val="000000"/>
                <w:kern w:val="0"/>
                <w:sz w:val="20"/>
                <w:szCs w:val="20"/>
                <w:rPrChange w:id="1519" w:author="響生 畠中" w:date="2025-11-05T15:44:00Z" w16du:dateUtc="2025-11-05T06:44:00Z">
                  <w:rPr>
                    <w:ins w:id="1520" w:author="響生 畠中" w:date="2025-11-05T15:43:00Z" w16du:dateUtc="2025-11-05T06:43:00Z"/>
                    <w:rFonts w:eastAsia="ＭＳ Ｐゴシック" w:cs="ＭＳ Ｐゴシック"/>
                    <w:color w:val="000000"/>
                    <w:kern w:val="0"/>
                    <w:sz w:val="16"/>
                    <w:szCs w:val="16"/>
                  </w:rPr>
                </w:rPrChange>
              </w:rPr>
            </w:pPr>
            <w:ins w:id="1521" w:author="響生 畠中" w:date="2025-11-05T15:43:00Z" w16du:dateUtc="2025-11-05T06:43:00Z">
              <w:r w:rsidRPr="00D674A9">
                <w:rPr>
                  <w:rFonts w:eastAsia="ＭＳ Ｐゴシック" w:cs="ＭＳ Ｐゴシック"/>
                  <w:color w:val="000000"/>
                  <w:kern w:val="0"/>
                  <w:sz w:val="20"/>
                  <w:szCs w:val="20"/>
                  <w:rPrChange w:id="1522" w:author="響生 畠中" w:date="2025-11-05T15:44:00Z" w16du:dateUtc="2025-11-05T06:44:00Z">
                    <w:rPr>
                      <w:rFonts w:eastAsia="ＭＳ Ｐゴシック" w:cs="ＭＳ Ｐゴシック"/>
                      <w:color w:val="000000"/>
                      <w:kern w:val="0"/>
                      <w:sz w:val="16"/>
                      <w:szCs w:val="16"/>
                    </w:rPr>
                  </w:rPrChange>
                </w:rPr>
                <w:t>-</w:t>
              </w:r>
            </w:ins>
          </w:p>
        </w:tc>
      </w:tr>
      <w:tr w:rsidR="00061299" w:rsidRPr="00121E25" w14:paraId="24FDF4DC" w14:textId="77777777" w:rsidTr="00D674A9">
        <w:trPr>
          <w:trHeight w:val="264"/>
          <w:ins w:id="1523" w:author="響生 畠中" w:date="2025-11-05T15:43:00Z"/>
        </w:trPr>
        <w:tc>
          <w:tcPr>
            <w:tcW w:w="1380" w:type="dxa"/>
            <w:tcBorders>
              <w:top w:val="nil"/>
              <w:left w:val="nil"/>
              <w:bottom w:val="nil"/>
              <w:right w:val="nil"/>
            </w:tcBorders>
            <w:vAlign w:val="center"/>
            <w:hideMark/>
          </w:tcPr>
          <w:p w14:paraId="36033B3D" w14:textId="77777777" w:rsidR="00121E25" w:rsidRPr="00D674A9" w:rsidRDefault="00121E25" w:rsidP="00D674A9">
            <w:pPr>
              <w:widowControl/>
              <w:jc w:val="center"/>
              <w:rPr>
                <w:ins w:id="1524" w:author="響生 畠中" w:date="2025-11-05T15:43:00Z" w16du:dateUtc="2025-11-05T06:43:00Z"/>
                <w:rFonts w:ascii="Times New Roman" w:eastAsia="ＭＳ Ｐゴシック" w:hAnsi="Times New Roman"/>
                <w:b/>
                <w:bCs/>
                <w:color w:val="000000"/>
                <w:kern w:val="0"/>
                <w:sz w:val="20"/>
                <w:szCs w:val="20"/>
                <w:rPrChange w:id="1525" w:author="響生 畠中" w:date="2025-11-05T15:44:00Z" w16du:dateUtc="2025-11-05T06:44:00Z">
                  <w:rPr>
                    <w:ins w:id="1526" w:author="響生 畠中" w:date="2025-11-05T15:43:00Z" w16du:dateUtc="2025-11-05T06:43:00Z"/>
                    <w:rFonts w:ascii="Times New Roman" w:eastAsia="ＭＳ Ｐゴシック" w:hAnsi="Times New Roman"/>
                    <w:b/>
                    <w:bCs/>
                    <w:color w:val="000000"/>
                    <w:kern w:val="0"/>
                    <w:sz w:val="16"/>
                    <w:szCs w:val="16"/>
                  </w:rPr>
                </w:rPrChange>
              </w:rPr>
            </w:pPr>
            <w:ins w:id="1527" w:author="響生 畠中" w:date="2025-11-05T15:43:00Z" w16du:dateUtc="2025-11-05T06:43:00Z">
              <w:r w:rsidRPr="00D674A9">
                <w:rPr>
                  <w:rFonts w:ascii="Times New Roman" w:eastAsia="ＭＳ Ｐゴシック" w:hAnsi="Times New Roman"/>
                  <w:b/>
                  <w:bCs/>
                  <w:color w:val="000000"/>
                  <w:kern w:val="0"/>
                  <w:sz w:val="20"/>
                  <w:szCs w:val="20"/>
                  <w:rPrChange w:id="1528" w:author="響生 畠中" w:date="2025-11-05T15:44:00Z" w16du:dateUtc="2025-11-05T06:44:00Z">
                    <w:rPr>
                      <w:rFonts w:ascii="Times New Roman" w:eastAsia="ＭＳ Ｐゴシック" w:hAnsi="Times New Roman"/>
                      <w:b/>
                      <w:bCs/>
                      <w:color w:val="000000"/>
                      <w:kern w:val="0"/>
                      <w:sz w:val="16"/>
                      <w:szCs w:val="16"/>
                    </w:rPr>
                  </w:rPrChange>
                </w:rPr>
                <w:t>0.7AV-</w:t>
              </w:r>
              <w:r w:rsidRPr="00D674A9">
                <w:rPr>
                  <w:rFonts w:ascii="ＭＳ 明朝" w:hAnsi="ＭＳ 明朝" w:hint="eastAsia"/>
                  <w:b/>
                  <w:bCs/>
                  <w:color w:val="000000"/>
                  <w:kern w:val="0"/>
                  <w:sz w:val="20"/>
                  <w:szCs w:val="20"/>
                  <w:rPrChange w:id="1529" w:author="響生 畠中" w:date="2025-11-05T15:44:00Z" w16du:dateUtc="2025-11-05T06:44:00Z">
                    <w:rPr>
                      <w:rFonts w:ascii="ＭＳ 明朝" w:hAnsi="ＭＳ 明朝" w:hint="eastAsia"/>
                      <w:b/>
                      <w:bCs/>
                      <w:color w:val="000000"/>
                      <w:kern w:val="0"/>
                      <w:sz w:val="16"/>
                      <w:szCs w:val="16"/>
                    </w:rPr>
                  </w:rPrChange>
                </w:rPr>
                <w:t>〇</w:t>
              </w:r>
            </w:ins>
          </w:p>
        </w:tc>
        <w:tc>
          <w:tcPr>
            <w:tcW w:w="960" w:type="dxa"/>
            <w:tcBorders>
              <w:top w:val="nil"/>
              <w:left w:val="nil"/>
              <w:bottom w:val="nil"/>
              <w:right w:val="nil"/>
            </w:tcBorders>
            <w:vAlign w:val="center"/>
            <w:hideMark/>
          </w:tcPr>
          <w:p w14:paraId="35045E50" w14:textId="77777777" w:rsidR="00121E25" w:rsidRPr="00D674A9" w:rsidRDefault="00121E25" w:rsidP="00D674A9">
            <w:pPr>
              <w:widowControl/>
              <w:jc w:val="center"/>
              <w:rPr>
                <w:ins w:id="1530" w:author="響生 畠中" w:date="2025-11-05T15:43:00Z" w16du:dateUtc="2025-11-05T06:43:00Z"/>
                <w:rFonts w:ascii="Times New Roman" w:eastAsia="ＭＳ Ｐゴシック" w:hAnsi="Times New Roman"/>
                <w:color w:val="000000"/>
                <w:kern w:val="0"/>
                <w:sz w:val="20"/>
                <w:szCs w:val="20"/>
                <w:rPrChange w:id="1531" w:author="響生 畠中" w:date="2025-11-05T15:44:00Z" w16du:dateUtc="2025-11-05T06:44:00Z">
                  <w:rPr>
                    <w:ins w:id="1532" w:author="響生 畠中" w:date="2025-11-05T15:43:00Z" w16du:dateUtc="2025-11-05T06:43:00Z"/>
                    <w:rFonts w:ascii="Times New Roman" w:eastAsia="ＭＳ Ｐゴシック" w:hAnsi="Times New Roman"/>
                    <w:color w:val="000000"/>
                    <w:kern w:val="0"/>
                    <w:sz w:val="16"/>
                    <w:szCs w:val="16"/>
                  </w:rPr>
                </w:rPrChange>
              </w:rPr>
            </w:pPr>
            <w:ins w:id="1533" w:author="響生 畠中" w:date="2025-11-05T15:43:00Z" w16du:dateUtc="2025-11-05T06:43:00Z">
              <w:r w:rsidRPr="00D674A9">
                <w:rPr>
                  <w:rFonts w:ascii="Times New Roman" w:eastAsia="ＭＳ Ｐゴシック" w:hAnsi="Times New Roman"/>
                  <w:color w:val="000000"/>
                  <w:kern w:val="0"/>
                  <w:sz w:val="20"/>
                  <w:szCs w:val="20"/>
                  <w:rPrChange w:id="1534" w:author="響生 畠中" w:date="2025-11-05T15:44:00Z" w16du:dateUtc="2025-11-05T06:44:00Z">
                    <w:rPr>
                      <w:rFonts w:ascii="Times New Roman" w:eastAsia="ＭＳ Ｐゴシック" w:hAnsi="Times New Roman"/>
                      <w:color w:val="000000"/>
                      <w:kern w:val="0"/>
                      <w:sz w:val="16"/>
                      <w:szCs w:val="16"/>
                    </w:rPr>
                  </w:rPrChange>
                </w:rPr>
                <w:t>AV</w:t>
              </w:r>
            </w:ins>
          </w:p>
        </w:tc>
        <w:tc>
          <w:tcPr>
            <w:tcW w:w="1062" w:type="dxa"/>
            <w:tcBorders>
              <w:top w:val="nil"/>
              <w:left w:val="nil"/>
              <w:bottom w:val="nil"/>
              <w:right w:val="nil"/>
            </w:tcBorders>
            <w:vAlign w:val="center"/>
            <w:hideMark/>
          </w:tcPr>
          <w:p w14:paraId="03A30406" w14:textId="77777777" w:rsidR="00121E25" w:rsidRPr="00D674A9" w:rsidRDefault="00121E25" w:rsidP="00D674A9">
            <w:pPr>
              <w:widowControl/>
              <w:jc w:val="center"/>
              <w:rPr>
                <w:ins w:id="1535" w:author="響生 畠中" w:date="2025-11-05T15:43:00Z" w16du:dateUtc="2025-11-05T06:43:00Z"/>
                <w:rFonts w:eastAsia="ＭＳ Ｐゴシック" w:cs="ＭＳ Ｐゴシック"/>
                <w:color w:val="000000"/>
                <w:kern w:val="0"/>
                <w:sz w:val="20"/>
                <w:szCs w:val="20"/>
                <w:rPrChange w:id="1536" w:author="響生 畠中" w:date="2025-11-05T15:44:00Z" w16du:dateUtc="2025-11-05T06:44:00Z">
                  <w:rPr>
                    <w:ins w:id="1537" w:author="響生 畠中" w:date="2025-11-05T15:43:00Z" w16du:dateUtc="2025-11-05T06:43:00Z"/>
                    <w:rFonts w:eastAsia="ＭＳ Ｐゴシック" w:cs="ＭＳ Ｐゴシック"/>
                    <w:color w:val="000000"/>
                    <w:kern w:val="0"/>
                    <w:sz w:val="16"/>
                    <w:szCs w:val="16"/>
                  </w:rPr>
                </w:rPrChange>
              </w:rPr>
            </w:pPr>
            <w:ins w:id="1538" w:author="響生 畠中" w:date="2025-11-05T15:43:00Z" w16du:dateUtc="2025-11-05T06:43:00Z">
              <w:r w:rsidRPr="00D674A9">
                <w:rPr>
                  <w:rFonts w:eastAsia="ＭＳ Ｐゴシック" w:cs="ＭＳ Ｐゴシック"/>
                  <w:color w:val="000000"/>
                  <w:kern w:val="0"/>
                  <w:sz w:val="20"/>
                  <w:szCs w:val="20"/>
                  <w:rPrChange w:id="1539" w:author="響生 畠中" w:date="2025-11-05T15:44:00Z" w16du:dateUtc="2025-11-05T06:44:00Z">
                    <w:rPr>
                      <w:rFonts w:eastAsia="ＭＳ Ｐゴシック" w:cs="ＭＳ Ｐゴシック"/>
                      <w:color w:val="000000"/>
                      <w:kern w:val="0"/>
                      <w:sz w:val="16"/>
                      <w:szCs w:val="16"/>
                    </w:rPr>
                  </w:rPrChange>
                </w:rPr>
                <w:t>0.7</w:t>
              </w:r>
              <w:r w:rsidRPr="00D674A9">
                <w:rPr>
                  <w:rFonts w:ascii="ＭＳ 明朝" w:hAnsi="ＭＳ 明朝" w:cs="ＭＳ Ｐゴシック" w:hint="eastAsia"/>
                  <w:color w:val="000000"/>
                  <w:kern w:val="0"/>
                  <w:sz w:val="20"/>
                  <w:szCs w:val="20"/>
                  <w:rPrChange w:id="1540" w:author="響生 畠中" w:date="2025-11-05T15:44:00Z" w16du:dateUtc="2025-11-05T06:44:00Z">
                    <w:rPr>
                      <w:rFonts w:ascii="ＭＳ 明朝" w:hAnsi="ＭＳ 明朝" w:cs="ＭＳ Ｐゴシック" w:hint="eastAsia"/>
                      <w:color w:val="000000"/>
                      <w:kern w:val="0"/>
                      <w:sz w:val="16"/>
                      <w:szCs w:val="16"/>
                    </w:rPr>
                  </w:rPrChange>
                </w:rPr>
                <w:t>倍</w:t>
              </w:r>
            </w:ins>
          </w:p>
        </w:tc>
        <w:tc>
          <w:tcPr>
            <w:tcW w:w="1276" w:type="dxa"/>
            <w:tcBorders>
              <w:top w:val="nil"/>
              <w:left w:val="nil"/>
              <w:bottom w:val="nil"/>
              <w:right w:val="nil"/>
            </w:tcBorders>
            <w:vAlign w:val="center"/>
            <w:hideMark/>
          </w:tcPr>
          <w:p w14:paraId="1FDE0F4E" w14:textId="77777777" w:rsidR="00121E25" w:rsidRPr="00D674A9" w:rsidRDefault="00121E25" w:rsidP="00D674A9">
            <w:pPr>
              <w:widowControl/>
              <w:jc w:val="center"/>
              <w:rPr>
                <w:ins w:id="1541" w:author="響生 畠中" w:date="2025-11-05T15:43:00Z" w16du:dateUtc="2025-11-05T06:43:00Z"/>
                <w:rFonts w:ascii="ＭＳ 明朝" w:hAnsi="ＭＳ 明朝" w:cs="ＭＳ Ｐゴシック"/>
                <w:color w:val="000000"/>
                <w:kern w:val="0"/>
                <w:sz w:val="20"/>
                <w:szCs w:val="20"/>
                <w:rPrChange w:id="1542" w:author="響生 畠中" w:date="2025-11-05T15:44:00Z" w16du:dateUtc="2025-11-05T06:44:00Z">
                  <w:rPr>
                    <w:ins w:id="1543" w:author="響生 畠中" w:date="2025-11-05T15:43:00Z" w16du:dateUtc="2025-11-05T06:43:00Z"/>
                    <w:rFonts w:ascii="ＭＳ 明朝" w:hAnsi="ＭＳ 明朝" w:cs="ＭＳ Ｐゴシック"/>
                    <w:color w:val="000000"/>
                    <w:kern w:val="0"/>
                    <w:sz w:val="16"/>
                    <w:szCs w:val="16"/>
                  </w:rPr>
                </w:rPrChange>
              </w:rPr>
            </w:pPr>
            <w:ins w:id="1544" w:author="響生 畠中" w:date="2025-11-05T15:43:00Z" w16du:dateUtc="2025-11-05T06:43:00Z">
              <w:r w:rsidRPr="00D674A9">
                <w:rPr>
                  <w:rFonts w:ascii="ＭＳ 明朝" w:hAnsi="ＭＳ 明朝" w:cs="ＭＳ Ｐゴシック" w:hint="eastAsia"/>
                  <w:color w:val="000000"/>
                  <w:kern w:val="0"/>
                  <w:sz w:val="20"/>
                  <w:szCs w:val="20"/>
                  <w:rPrChange w:id="1545" w:author="響生 畠中" w:date="2025-11-05T15:44:00Z" w16du:dateUtc="2025-11-05T06:44:00Z">
                    <w:rPr>
                      <w:rFonts w:ascii="ＭＳ 明朝" w:hAnsi="ＭＳ 明朝" w:cs="ＭＳ Ｐゴシック" w:hint="eastAsia"/>
                      <w:color w:val="000000"/>
                      <w:kern w:val="0"/>
                      <w:sz w:val="16"/>
                      <w:szCs w:val="16"/>
                    </w:rPr>
                  </w:rPrChange>
                </w:rPr>
                <w:t>〇</w:t>
              </w:r>
            </w:ins>
          </w:p>
        </w:tc>
      </w:tr>
      <w:tr w:rsidR="00061299" w:rsidRPr="00121E25" w14:paraId="3FAB610D" w14:textId="77777777" w:rsidTr="00D674A9">
        <w:trPr>
          <w:trHeight w:val="264"/>
          <w:ins w:id="1546" w:author="響生 畠中" w:date="2025-11-05T15:43:00Z"/>
        </w:trPr>
        <w:tc>
          <w:tcPr>
            <w:tcW w:w="1380" w:type="dxa"/>
            <w:tcBorders>
              <w:top w:val="nil"/>
              <w:left w:val="nil"/>
              <w:bottom w:val="nil"/>
              <w:right w:val="nil"/>
            </w:tcBorders>
            <w:vAlign w:val="center"/>
            <w:hideMark/>
          </w:tcPr>
          <w:p w14:paraId="3DA76760" w14:textId="77777777" w:rsidR="00121E25" w:rsidRPr="00D674A9" w:rsidRDefault="00121E25" w:rsidP="00D674A9">
            <w:pPr>
              <w:widowControl/>
              <w:jc w:val="center"/>
              <w:rPr>
                <w:ins w:id="1547" w:author="響生 畠中" w:date="2025-11-05T15:43:00Z" w16du:dateUtc="2025-11-05T06:43:00Z"/>
                <w:rFonts w:ascii="Times New Roman" w:eastAsia="ＭＳ Ｐゴシック" w:hAnsi="Times New Roman"/>
                <w:b/>
                <w:bCs/>
                <w:color w:val="000000"/>
                <w:kern w:val="0"/>
                <w:sz w:val="20"/>
                <w:szCs w:val="20"/>
                <w:rPrChange w:id="1548" w:author="響生 畠中" w:date="2025-11-05T15:44:00Z" w16du:dateUtc="2025-11-05T06:44:00Z">
                  <w:rPr>
                    <w:ins w:id="1549" w:author="響生 畠中" w:date="2025-11-05T15:43:00Z" w16du:dateUtc="2025-11-05T06:43:00Z"/>
                    <w:rFonts w:ascii="Times New Roman" w:eastAsia="ＭＳ Ｐゴシック" w:hAnsi="Times New Roman"/>
                    <w:b/>
                    <w:bCs/>
                    <w:color w:val="000000"/>
                    <w:kern w:val="0"/>
                    <w:sz w:val="16"/>
                    <w:szCs w:val="16"/>
                  </w:rPr>
                </w:rPrChange>
              </w:rPr>
            </w:pPr>
            <w:ins w:id="1550" w:author="響生 畠中" w:date="2025-11-05T15:43:00Z" w16du:dateUtc="2025-11-05T06:43:00Z">
              <w:r w:rsidRPr="00D674A9">
                <w:rPr>
                  <w:rFonts w:ascii="Times New Roman" w:eastAsia="ＭＳ Ｐゴシック" w:hAnsi="Times New Roman"/>
                  <w:b/>
                  <w:bCs/>
                  <w:color w:val="000000"/>
                  <w:kern w:val="0"/>
                  <w:sz w:val="20"/>
                  <w:szCs w:val="20"/>
                  <w:rPrChange w:id="1551" w:author="響生 畠中" w:date="2025-11-05T15:44:00Z" w16du:dateUtc="2025-11-05T06:44:00Z">
                    <w:rPr>
                      <w:rFonts w:ascii="Times New Roman" w:eastAsia="ＭＳ Ｐゴシック" w:hAnsi="Times New Roman"/>
                      <w:b/>
                      <w:bCs/>
                      <w:color w:val="000000"/>
                      <w:kern w:val="0"/>
                      <w:sz w:val="16"/>
                      <w:szCs w:val="16"/>
                    </w:rPr>
                  </w:rPrChange>
                </w:rPr>
                <w:t>0.5AV-</w:t>
              </w:r>
              <w:r w:rsidRPr="00D674A9">
                <w:rPr>
                  <w:rFonts w:ascii="ＭＳ 明朝" w:hAnsi="ＭＳ 明朝" w:hint="eastAsia"/>
                  <w:b/>
                  <w:bCs/>
                  <w:color w:val="000000"/>
                  <w:kern w:val="0"/>
                  <w:sz w:val="20"/>
                  <w:szCs w:val="20"/>
                  <w:rPrChange w:id="1552" w:author="響生 畠中" w:date="2025-11-05T15:44:00Z" w16du:dateUtc="2025-11-05T06:44:00Z">
                    <w:rPr>
                      <w:rFonts w:ascii="ＭＳ 明朝" w:hAnsi="ＭＳ 明朝" w:hint="eastAsia"/>
                      <w:b/>
                      <w:bCs/>
                      <w:color w:val="000000"/>
                      <w:kern w:val="0"/>
                      <w:sz w:val="16"/>
                      <w:szCs w:val="16"/>
                    </w:rPr>
                  </w:rPrChange>
                </w:rPr>
                <w:t>×</w:t>
              </w:r>
            </w:ins>
          </w:p>
        </w:tc>
        <w:tc>
          <w:tcPr>
            <w:tcW w:w="960" w:type="dxa"/>
            <w:tcBorders>
              <w:top w:val="nil"/>
              <w:left w:val="nil"/>
              <w:bottom w:val="nil"/>
              <w:right w:val="nil"/>
            </w:tcBorders>
            <w:vAlign w:val="center"/>
            <w:hideMark/>
          </w:tcPr>
          <w:p w14:paraId="5A35A457" w14:textId="77777777" w:rsidR="00121E25" w:rsidRPr="00D674A9" w:rsidRDefault="00121E25" w:rsidP="00D674A9">
            <w:pPr>
              <w:widowControl/>
              <w:jc w:val="center"/>
              <w:rPr>
                <w:ins w:id="1553" w:author="響生 畠中" w:date="2025-11-05T15:43:00Z" w16du:dateUtc="2025-11-05T06:43:00Z"/>
                <w:rFonts w:ascii="Times New Roman" w:eastAsia="ＭＳ Ｐゴシック" w:hAnsi="Times New Roman"/>
                <w:color w:val="000000"/>
                <w:kern w:val="0"/>
                <w:sz w:val="20"/>
                <w:szCs w:val="20"/>
                <w:rPrChange w:id="1554" w:author="響生 畠中" w:date="2025-11-05T15:44:00Z" w16du:dateUtc="2025-11-05T06:44:00Z">
                  <w:rPr>
                    <w:ins w:id="1555" w:author="響生 畠中" w:date="2025-11-05T15:43:00Z" w16du:dateUtc="2025-11-05T06:43:00Z"/>
                    <w:rFonts w:ascii="Times New Roman" w:eastAsia="ＭＳ Ｐゴシック" w:hAnsi="Times New Roman"/>
                    <w:color w:val="000000"/>
                    <w:kern w:val="0"/>
                    <w:sz w:val="16"/>
                    <w:szCs w:val="16"/>
                  </w:rPr>
                </w:rPrChange>
              </w:rPr>
            </w:pPr>
            <w:ins w:id="1556" w:author="響生 畠中" w:date="2025-11-05T15:43:00Z" w16du:dateUtc="2025-11-05T06:43:00Z">
              <w:r w:rsidRPr="00D674A9">
                <w:rPr>
                  <w:rFonts w:ascii="Times New Roman" w:eastAsia="ＭＳ Ｐゴシック" w:hAnsi="Times New Roman"/>
                  <w:color w:val="000000"/>
                  <w:kern w:val="0"/>
                  <w:sz w:val="20"/>
                  <w:szCs w:val="20"/>
                  <w:rPrChange w:id="1557" w:author="響生 畠中" w:date="2025-11-05T15:44:00Z" w16du:dateUtc="2025-11-05T06:44:00Z">
                    <w:rPr>
                      <w:rFonts w:ascii="Times New Roman" w:eastAsia="ＭＳ Ｐゴシック" w:hAnsi="Times New Roman"/>
                      <w:color w:val="000000"/>
                      <w:kern w:val="0"/>
                      <w:sz w:val="16"/>
                      <w:szCs w:val="16"/>
                    </w:rPr>
                  </w:rPrChange>
                </w:rPr>
                <w:t>AV</w:t>
              </w:r>
            </w:ins>
          </w:p>
        </w:tc>
        <w:tc>
          <w:tcPr>
            <w:tcW w:w="1062" w:type="dxa"/>
            <w:tcBorders>
              <w:top w:val="nil"/>
              <w:left w:val="nil"/>
              <w:bottom w:val="nil"/>
              <w:right w:val="nil"/>
            </w:tcBorders>
            <w:vAlign w:val="center"/>
            <w:hideMark/>
          </w:tcPr>
          <w:p w14:paraId="56EE8EF9" w14:textId="77777777" w:rsidR="00121E25" w:rsidRPr="00D674A9" w:rsidRDefault="00121E25" w:rsidP="00D674A9">
            <w:pPr>
              <w:widowControl/>
              <w:jc w:val="center"/>
              <w:rPr>
                <w:ins w:id="1558" w:author="響生 畠中" w:date="2025-11-05T15:43:00Z" w16du:dateUtc="2025-11-05T06:43:00Z"/>
                <w:rFonts w:eastAsia="ＭＳ Ｐゴシック" w:cs="ＭＳ Ｐゴシック"/>
                <w:color w:val="000000"/>
                <w:kern w:val="0"/>
                <w:sz w:val="20"/>
                <w:szCs w:val="20"/>
                <w:rPrChange w:id="1559" w:author="響生 畠中" w:date="2025-11-05T15:44:00Z" w16du:dateUtc="2025-11-05T06:44:00Z">
                  <w:rPr>
                    <w:ins w:id="1560" w:author="響生 畠中" w:date="2025-11-05T15:43:00Z" w16du:dateUtc="2025-11-05T06:43:00Z"/>
                    <w:rFonts w:eastAsia="ＭＳ Ｐゴシック" w:cs="ＭＳ Ｐゴシック"/>
                    <w:color w:val="000000"/>
                    <w:kern w:val="0"/>
                    <w:sz w:val="16"/>
                    <w:szCs w:val="16"/>
                  </w:rPr>
                </w:rPrChange>
              </w:rPr>
            </w:pPr>
            <w:ins w:id="1561" w:author="響生 畠中" w:date="2025-11-05T15:43:00Z" w16du:dateUtc="2025-11-05T06:43:00Z">
              <w:r w:rsidRPr="00D674A9">
                <w:rPr>
                  <w:rFonts w:eastAsia="ＭＳ Ｐゴシック" w:cs="ＭＳ Ｐゴシック"/>
                  <w:color w:val="000000"/>
                  <w:kern w:val="0"/>
                  <w:sz w:val="20"/>
                  <w:szCs w:val="20"/>
                  <w:rPrChange w:id="1562" w:author="響生 畠中" w:date="2025-11-05T15:44:00Z" w16du:dateUtc="2025-11-05T06:44:00Z">
                    <w:rPr>
                      <w:rFonts w:eastAsia="ＭＳ Ｐゴシック" w:cs="ＭＳ Ｐゴシック"/>
                      <w:color w:val="000000"/>
                      <w:kern w:val="0"/>
                      <w:sz w:val="16"/>
                      <w:szCs w:val="16"/>
                    </w:rPr>
                  </w:rPrChange>
                </w:rPr>
                <w:t>0.5</w:t>
              </w:r>
              <w:r w:rsidRPr="00D674A9">
                <w:rPr>
                  <w:rFonts w:ascii="ＭＳ 明朝" w:hAnsi="ＭＳ 明朝" w:cs="ＭＳ Ｐゴシック" w:hint="eastAsia"/>
                  <w:color w:val="000000"/>
                  <w:kern w:val="0"/>
                  <w:sz w:val="20"/>
                  <w:szCs w:val="20"/>
                  <w:rPrChange w:id="1563" w:author="響生 畠中" w:date="2025-11-05T15:44:00Z" w16du:dateUtc="2025-11-05T06:44:00Z">
                    <w:rPr>
                      <w:rFonts w:ascii="ＭＳ 明朝" w:hAnsi="ＭＳ 明朝" w:cs="ＭＳ Ｐゴシック" w:hint="eastAsia"/>
                      <w:color w:val="000000"/>
                      <w:kern w:val="0"/>
                      <w:sz w:val="16"/>
                      <w:szCs w:val="16"/>
                    </w:rPr>
                  </w:rPrChange>
                </w:rPr>
                <w:t>倍</w:t>
              </w:r>
            </w:ins>
          </w:p>
        </w:tc>
        <w:tc>
          <w:tcPr>
            <w:tcW w:w="1276" w:type="dxa"/>
            <w:tcBorders>
              <w:top w:val="nil"/>
              <w:left w:val="nil"/>
              <w:bottom w:val="nil"/>
              <w:right w:val="nil"/>
            </w:tcBorders>
            <w:vAlign w:val="center"/>
            <w:hideMark/>
          </w:tcPr>
          <w:p w14:paraId="18EFB97B" w14:textId="77777777" w:rsidR="00121E25" w:rsidRPr="00D674A9" w:rsidRDefault="00121E25" w:rsidP="00D674A9">
            <w:pPr>
              <w:widowControl/>
              <w:jc w:val="center"/>
              <w:rPr>
                <w:ins w:id="1564" w:author="響生 畠中" w:date="2025-11-05T15:43:00Z" w16du:dateUtc="2025-11-05T06:43:00Z"/>
                <w:rFonts w:eastAsia="ＭＳ Ｐゴシック" w:cs="ＭＳ Ｐゴシック"/>
                <w:color w:val="000000"/>
                <w:kern w:val="0"/>
                <w:sz w:val="20"/>
                <w:szCs w:val="20"/>
                <w:rPrChange w:id="1565" w:author="響生 畠中" w:date="2025-11-05T15:44:00Z" w16du:dateUtc="2025-11-05T06:44:00Z">
                  <w:rPr>
                    <w:ins w:id="1566" w:author="響生 畠中" w:date="2025-11-05T15:43:00Z" w16du:dateUtc="2025-11-05T06:43:00Z"/>
                    <w:rFonts w:eastAsia="ＭＳ Ｐゴシック" w:cs="ＭＳ Ｐゴシック"/>
                    <w:color w:val="000000"/>
                    <w:kern w:val="0"/>
                    <w:sz w:val="16"/>
                    <w:szCs w:val="16"/>
                  </w:rPr>
                </w:rPrChange>
              </w:rPr>
            </w:pPr>
            <w:ins w:id="1567" w:author="響生 畠中" w:date="2025-11-05T15:43:00Z" w16du:dateUtc="2025-11-05T06:43:00Z">
              <w:r w:rsidRPr="00D674A9">
                <w:rPr>
                  <w:rFonts w:eastAsia="ＭＳ Ｐゴシック" w:cs="ＭＳ Ｐゴシック"/>
                  <w:color w:val="000000"/>
                  <w:kern w:val="0"/>
                  <w:sz w:val="20"/>
                  <w:szCs w:val="20"/>
                  <w:rPrChange w:id="1568" w:author="響生 畠中" w:date="2025-11-05T15:44:00Z" w16du:dateUtc="2025-11-05T06:44:00Z">
                    <w:rPr>
                      <w:rFonts w:eastAsia="ＭＳ Ｐゴシック" w:cs="ＭＳ Ｐゴシック"/>
                      <w:color w:val="000000"/>
                      <w:kern w:val="0"/>
                      <w:sz w:val="16"/>
                      <w:szCs w:val="16"/>
                    </w:rPr>
                  </w:rPrChange>
                </w:rPr>
                <w:t>-</w:t>
              </w:r>
            </w:ins>
          </w:p>
        </w:tc>
      </w:tr>
      <w:tr w:rsidR="00061299" w:rsidRPr="00121E25" w14:paraId="1E96419D" w14:textId="77777777" w:rsidTr="00D674A9">
        <w:trPr>
          <w:trHeight w:val="276"/>
          <w:ins w:id="1569" w:author="響生 畠中" w:date="2025-11-05T15:43:00Z"/>
        </w:trPr>
        <w:tc>
          <w:tcPr>
            <w:tcW w:w="1380" w:type="dxa"/>
            <w:tcBorders>
              <w:top w:val="nil"/>
              <w:left w:val="nil"/>
              <w:bottom w:val="single" w:sz="8" w:space="0" w:color="auto"/>
              <w:right w:val="nil"/>
            </w:tcBorders>
            <w:vAlign w:val="center"/>
            <w:hideMark/>
          </w:tcPr>
          <w:p w14:paraId="2CB7007F" w14:textId="77777777" w:rsidR="00121E25" w:rsidRPr="00D674A9" w:rsidRDefault="00121E25" w:rsidP="00D674A9">
            <w:pPr>
              <w:widowControl/>
              <w:jc w:val="center"/>
              <w:rPr>
                <w:ins w:id="1570" w:author="響生 畠中" w:date="2025-11-05T15:43:00Z" w16du:dateUtc="2025-11-05T06:43:00Z"/>
                <w:rFonts w:ascii="Times New Roman" w:eastAsia="ＭＳ Ｐゴシック" w:hAnsi="Times New Roman"/>
                <w:b/>
                <w:bCs/>
                <w:color w:val="000000"/>
                <w:kern w:val="0"/>
                <w:sz w:val="20"/>
                <w:szCs w:val="20"/>
                <w:rPrChange w:id="1571" w:author="響生 畠中" w:date="2025-11-05T15:44:00Z" w16du:dateUtc="2025-11-05T06:44:00Z">
                  <w:rPr>
                    <w:ins w:id="1572" w:author="響生 畠中" w:date="2025-11-05T15:43:00Z" w16du:dateUtc="2025-11-05T06:43:00Z"/>
                    <w:rFonts w:ascii="Times New Roman" w:eastAsia="ＭＳ Ｐゴシック" w:hAnsi="Times New Roman"/>
                    <w:b/>
                    <w:bCs/>
                    <w:color w:val="000000"/>
                    <w:kern w:val="0"/>
                    <w:sz w:val="16"/>
                    <w:szCs w:val="16"/>
                  </w:rPr>
                </w:rPrChange>
              </w:rPr>
            </w:pPr>
            <w:ins w:id="1573" w:author="響生 畠中" w:date="2025-11-05T15:43:00Z" w16du:dateUtc="2025-11-05T06:43:00Z">
              <w:r w:rsidRPr="00D674A9">
                <w:rPr>
                  <w:rFonts w:ascii="Times New Roman" w:eastAsia="ＭＳ Ｐゴシック" w:hAnsi="Times New Roman"/>
                  <w:b/>
                  <w:bCs/>
                  <w:color w:val="000000"/>
                  <w:kern w:val="0"/>
                  <w:sz w:val="20"/>
                  <w:szCs w:val="20"/>
                  <w:rPrChange w:id="1574" w:author="響生 畠中" w:date="2025-11-05T15:44:00Z" w16du:dateUtc="2025-11-05T06:44:00Z">
                    <w:rPr>
                      <w:rFonts w:ascii="Times New Roman" w:eastAsia="ＭＳ Ｐゴシック" w:hAnsi="Times New Roman"/>
                      <w:b/>
                      <w:bCs/>
                      <w:color w:val="000000"/>
                      <w:kern w:val="0"/>
                      <w:sz w:val="16"/>
                      <w:szCs w:val="16"/>
                    </w:rPr>
                  </w:rPrChange>
                </w:rPr>
                <w:t>0.5AV-</w:t>
              </w:r>
              <w:r w:rsidRPr="00D674A9">
                <w:rPr>
                  <w:rFonts w:ascii="ＭＳ 明朝" w:hAnsi="ＭＳ 明朝" w:hint="eastAsia"/>
                  <w:b/>
                  <w:bCs/>
                  <w:color w:val="000000"/>
                  <w:kern w:val="0"/>
                  <w:sz w:val="20"/>
                  <w:szCs w:val="20"/>
                  <w:rPrChange w:id="1575" w:author="響生 畠中" w:date="2025-11-05T15:44:00Z" w16du:dateUtc="2025-11-05T06:44:00Z">
                    <w:rPr>
                      <w:rFonts w:ascii="ＭＳ 明朝" w:hAnsi="ＭＳ 明朝" w:hint="eastAsia"/>
                      <w:b/>
                      <w:bCs/>
                      <w:color w:val="000000"/>
                      <w:kern w:val="0"/>
                      <w:sz w:val="16"/>
                      <w:szCs w:val="16"/>
                    </w:rPr>
                  </w:rPrChange>
                </w:rPr>
                <w:t>〇</w:t>
              </w:r>
            </w:ins>
          </w:p>
        </w:tc>
        <w:tc>
          <w:tcPr>
            <w:tcW w:w="960" w:type="dxa"/>
            <w:tcBorders>
              <w:top w:val="nil"/>
              <w:left w:val="nil"/>
              <w:bottom w:val="single" w:sz="8" w:space="0" w:color="auto"/>
              <w:right w:val="nil"/>
            </w:tcBorders>
            <w:vAlign w:val="center"/>
            <w:hideMark/>
          </w:tcPr>
          <w:p w14:paraId="039ADAA3" w14:textId="77777777" w:rsidR="00121E25" w:rsidRPr="00D674A9" w:rsidRDefault="00121E25" w:rsidP="00D674A9">
            <w:pPr>
              <w:widowControl/>
              <w:jc w:val="center"/>
              <w:rPr>
                <w:ins w:id="1576" w:author="響生 畠中" w:date="2025-11-05T15:43:00Z" w16du:dateUtc="2025-11-05T06:43:00Z"/>
                <w:rFonts w:ascii="Times New Roman" w:eastAsia="ＭＳ Ｐゴシック" w:hAnsi="Times New Roman"/>
                <w:color w:val="000000"/>
                <w:kern w:val="0"/>
                <w:sz w:val="20"/>
                <w:szCs w:val="20"/>
                <w:rPrChange w:id="1577" w:author="響生 畠中" w:date="2025-11-05T15:44:00Z" w16du:dateUtc="2025-11-05T06:44:00Z">
                  <w:rPr>
                    <w:ins w:id="1578" w:author="響生 畠中" w:date="2025-11-05T15:43:00Z" w16du:dateUtc="2025-11-05T06:43:00Z"/>
                    <w:rFonts w:ascii="Times New Roman" w:eastAsia="ＭＳ Ｐゴシック" w:hAnsi="Times New Roman"/>
                    <w:color w:val="000000"/>
                    <w:kern w:val="0"/>
                    <w:sz w:val="16"/>
                    <w:szCs w:val="16"/>
                  </w:rPr>
                </w:rPrChange>
              </w:rPr>
            </w:pPr>
            <w:ins w:id="1579" w:author="響生 畠中" w:date="2025-11-05T15:43:00Z" w16du:dateUtc="2025-11-05T06:43:00Z">
              <w:r w:rsidRPr="00D674A9">
                <w:rPr>
                  <w:rFonts w:ascii="Times New Roman" w:eastAsia="ＭＳ Ｐゴシック" w:hAnsi="Times New Roman"/>
                  <w:color w:val="000000"/>
                  <w:kern w:val="0"/>
                  <w:sz w:val="20"/>
                  <w:szCs w:val="20"/>
                  <w:rPrChange w:id="1580" w:author="響生 畠中" w:date="2025-11-05T15:44:00Z" w16du:dateUtc="2025-11-05T06:44:00Z">
                    <w:rPr>
                      <w:rFonts w:ascii="Times New Roman" w:eastAsia="ＭＳ Ｐゴシック" w:hAnsi="Times New Roman"/>
                      <w:color w:val="000000"/>
                      <w:kern w:val="0"/>
                      <w:sz w:val="16"/>
                      <w:szCs w:val="16"/>
                    </w:rPr>
                  </w:rPrChange>
                </w:rPr>
                <w:t>AV</w:t>
              </w:r>
            </w:ins>
          </w:p>
        </w:tc>
        <w:tc>
          <w:tcPr>
            <w:tcW w:w="1062" w:type="dxa"/>
            <w:tcBorders>
              <w:top w:val="nil"/>
              <w:left w:val="nil"/>
              <w:bottom w:val="single" w:sz="8" w:space="0" w:color="auto"/>
              <w:right w:val="nil"/>
            </w:tcBorders>
            <w:vAlign w:val="center"/>
            <w:hideMark/>
          </w:tcPr>
          <w:p w14:paraId="66C2522A" w14:textId="77777777" w:rsidR="00121E25" w:rsidRPr="00D674A9" w:rsidRDefault="00121E25" w:rsidP="00D674A9">
            <w:pPr>
              <w:widowControl/>
              <w:jc w:val="center"/>
              <w:rPr>
                <w:ins w:id="1581" w:author="響生 畠中" w:date="2025-11-05T15:43:00Z" w16du:dateUtc="2025-11-05T06:43:00Z"/>
                <w:rFonts w:eastAsia="ＭＳ Ｐゴシック" w:cs="ＭＳ Ｐゴシック"/>
                <w:color w:val="000000"/>
                <w:kern w:val="0"/>
                <w:sz w:val="20"/>
                <w:szCs w:val="20"/>
                <w:rPrChange w:id="1582" w:author="響生 畠中" w:date="2025-11-05T15:44:00Z" w16du:dateUtc="2025-11-05T06:44:00Z">
                  <w:rPr>
                    <w:ins w:id="1583" w:author="響生 畠中" w:date="2025-11-05T15:43:00Z" w16du:dateUtc="2025-11-05T06:43:00Z"/>
                    <w:rFonts w:eastAsia="ＭＳ Ｐゴシック" w:cs="ＭＳ Ｐゴシック"/>
                    <w:color w:val="000000"/>
                    <w:kern w:val="0"/>
                    <w:sz w:val="16"/>
                    <w:szCs w:val="16"/>
                  </w:rPr>
                </w:rPrChange>
              </w:rPr>
            </w:pPr>
            <w:ins w:id="1584" w:author="響生 畠中" w:date="2025-11-05T15:43:00Z" w16du:dateUtc="2025-11-05T06:43:00Z">
              <w:r w:rsidRPr="00D674A9">
                <w:rPr>
                  <w:rFonts w:eastAsia="ＭＳ Ｐゴシック" w:cs="ＭＳ Ｐゴシック"/>
                  <w:color w:val="000000"/>
                  <w:kern w:val="0"/>
                  <w:sz w:val="20"/>
                  <w:szCs w:val="20"/>
                  <w:rPrChange w:id="1585" w:author="響生 畠中" w:date="2025-11-05T15:44:00Z" w16du:dateUtc="2025-11-05T06:44:00Z">
                    <w:rPr>
                      <w:rFonts w:eastAsia="ＭＳ Ｐゴシック" w:cs="ＭＳ Ｐゴシック"/>
                      <w:color w:val="000000"/>
                      <w:kern w:val="0"/>
                      <w:sz w:val="16"/>
                      <w:szCs w:val="16"/>
                    </w:rPr>
                  </w:rPrChange>
                </w:rPr>
                <w:t>0.5</w:t>
              </w:r>
              <w:r w:rsidRPr="00D674A9">
                <w:rPr>
                  <w:rFonts w:ascii="ＭＳ 明朝" w:hAnsi="ＭＳ 明朝" w:cs="ＭＳ Ｐゴシック" w:hint="eastAsia"/>
                  <w:color w:val="000000"/>
                  <w:kern w:val="0"/>
                  <w:sz w:val="20"/>
                  <w:szCs w:val="20"/>
                  <w:rPrChange w:id="1586" w:author="響生 畠中" w:date="2025-11-05T15:44:00Z" w16du:dateUtc="2025-11-05T06:44:00Z">
                    <w:rPr>
                      <w:rFonts w:ascii="ＭＳ 明朝" w:hAnsi="ＭＳ 明朝" w:cs="ＭＳ Ｐゴシック" w:hint="eastAsia"/>
                      <w:color w:val="000000"/>
                      <w:kern w:val="0"/>
                      <w:sz w:val="16"/>
                      <w:szCs w:val="16"/>
                    </w:rPr>
                  </w:rPrChange>
                </w:rPr>
                <w:t>倍</w:t>
              </w:r>
            </w:ins>
          </w:p>
        </w:tc>
        <w:tc>
          <w:tcPr>
            <w:tcW w:w="1276" w:type="dxa"/>
            <w:tcBorders>
              <w:top w:val="nil"/>
              <w:left w:val="nil"/>
              <w:bottom w:val="single" w:sz="8" w:space="0" w:color="auto"/>
              <w:right w:val="nil"/>
            </w:tcBorders>
            <w:vAlign w:val="center"/>
            <w:hideMark/>
          </w:tcPr>
          <w:p w14:paraId="47D702E1" w14:textId="77777777" w:rsidR="00121E25" w:rsidRPr="00D674A9" w:rsidRDefault="00121E25" w:rsidP="00D674A9">
            <w:pPr>
              <w:widowControl/>
              <w:jc w:val="center"/>
              <w:rPr>
                <w:ins w:id="1587" w:author="響生 畠中" w:date="2025-11-05T15:43:00Z" w16du:dateUtc="2025-11-05T06:43:00Z"/>
                <w:rFonts w:ascii="ＭＳ 明朝" w:hAnsi="ＭＳ 明朝" w:cs="ＭＳ Ｐゴシック"/>
                <w:color w:val="000000"/>
                <w:kern w:val="0"/>
                <w:sz w:val="20"/>
                <w:szCs w:val="20"/>
                <w:rPrChange w:id="1588" w:author="響生 畠中" w:date="2025-11-05T15:44:00Z" w16du:dateUtc="2025-11-05T06:44:00Z">
                  <w:rPr>
                    <w:ins w:id="1589" w:author="響生 畠中" w:date="2025-11-05T15:43:00Z" w16du:dateUtc="2025-11-05T06:43:00Z"/>
                    <w:rFonts w:ascii="ＭＳ 明朝" w:hAnsi="ＭＳ 明朝" w:cs="ＭＳ Ｐゴシック"/>
                    <w:color w:val="000000"/>
                    <w:kern w:val="0"/>
                    <w:sz w:val="16"/>
                    <w:szCs w:val="16"/>
                  </w:rPr>
                </w:rPrChange>
              </w:rPr>
            </w:pPr>
            <w:ins w:id="1590" w:author="響生 畠中" w:date="2025-11-05T15:43:00Z" w16du:dateUtc="2025-11-05T06:43:00Z">
              <w:r w:rsidRPr="00D674A9">
                <w:rPr>
                  <w:rFonts w:ascii="ＭＳ 明朝" w:hAnsi="ＭＳ 明朝" w:cs="ＭＳ Ｐゴシック" w:hint="eastAsia"/>
                  <w:color w:val="000000"/>
                  <w:kern w:val="0"/>
                  <w:sz w:val="20"/>
                  <w:szCs w:val="20"/>
                  <w:rPrChange w:id="1591" w:author="響生 畠中" w:date="2025-11-05T15:44:00Z" w16du:dateUtc="2025-11-05T06:44:00Z">
                    <w:rPr>
                      <w:rFonts w:ascii="ＭＳ 明朝" w:hAnsi="ＭＳ 明朝" w:cs="ＭＳ Ｐゴシック" w:hint="eastAsia"/>
                      <w:color w:val="000000"/>
                      <w:kern w:val="0"/>
                      <w:sz w:val="16"/>
                      <w:szCs w:val="16"/>
                    </w:rPr>
                  </w:rPrChange>
                </w:rPr>
                <w:t>〇</w:t>
              </w:r>
            </w:ins>
          </w:p>
        </w:tc>
      </w:tr>
    </w:tbl>
    <w:p w14:paraId="28C3FF38" w14:textId="77777777" w:rsidR="00D674A9" w:rsidRDefault="00D674A9">
      <w:pPr>
        <w:pStyle w:val="af5"/>
        <w:ind w:firstLine="201"/>
        <w:jc w:val="center"/>
        <w:rPr>
          <w:ins w:id="1592" w:author="響生 畠中" w:date="2025-11-05T15:47:00Z" w16du:dateUtc="2025-11-05T06:47:00Z"/>
          <w:sz w:val="20"/>
          <w:szCs w:val="20"/>
        </w:rPr>
      </w:pPr>
    </w:p>
    <w:p w14:paraId="3C145876" w14:textId="2292D93B" w:rsidR="000B64F1" w:rsidRPr="00074E25" w:rsidDel="0065122A" w:rsidRDefault="002048CD">
      <w:pPr>
        <w:pStyle w:val="af5"/>
        <w:ind w:left="210" w:right="210" w:firstLine="200"/>
        <w:rPr>
          <w:del w:id="1593" w:author="響生 畠中" w:date="2025-11-05T07:09:00Z" w16du:dateUtc="2025-11-04T22:09:00Z"/>
          <w:rFonts w:ascii="Times New Roman" w:hAnsi="Times New Roman"/>
          <w:noProof/>
          <w:sz w:val="20"/>
          <w:szCs w:val="20"/>
        </w:rPr>
        <w:pPrChange w:id="1594" w:author="響生 畠中" w:date="2025-11-05T15:49:00Z" w16du:dateUtc="2025-11-05T06:49:00Z">
          <w:pPr>
            <w:pStyle w:val="af5"/>
            <w:ind w:left="210" w:right="210" w:firstLine="200"/>
            <w:jc w:val="center"/>
          </w:pPr>
        </w:pPrChange>
      </w:pPr>
      <w:del w:id="1595" w:author="響生 畠中" w:date="2025-11-05T07:12:00Z" w16du:dateUtc="2025-11-04T22:12:00Z">
        <w:r w:rsidRPr="00A24A65" w:rsidDel="0065122A">
          <w:rPr>
            <w:rFonts w:ascii="Times New Roman" w:hAnsi="Times New Roman"/>
            <w:b w:val="0"/>
            <w:bCs w:val="0"/>
            <w:noProof/>
            <w:sz w:val="20"/>
            <w:szCs w:val="20"/>
          </w:rPr>
          <w:drawing>
            <wp:inline distT="0" distB="0" distL="0" distR="0" wp14:anchorId="445F5CAB" wp14:editId="1972E297">
              <wp:extent cx="2879090" cy="1627505"/>
              <wp:effectExtent l="0" t="0" r="0" b="0"/>
              <wp:docPr id="53959888" name="図 8" descr="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9888" name="図 8" descr="テーブル&#10;&#10;AI 生成コンテンツは誤りを含む可能性があります。"/>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79090" cy="1627505"/>
                      </a:xfrm>
                      <a:prstGeom prst="rect">
                        <a:avLst/>
                      </a:prstGeom>
                      <a:noFill/>
                      <a:ln>
                        <a:noFill/>
                      </a:ln>
                    </pic:spPr>
                  </pic:pic>
                </a:graphicData>
              </a:graphic>
            </wp:inline>
          </w:drawing>
        </w:r>
      </w:del>
      <w:del w:id="1596" w:author="響生 畠中" w:date="2025-11-05T15:48:00Z" w16du:dateUtc="2025-11-05T06:48:00Z">
        <w:r w:rsidR="00037C0B" w:rsidRPr="00074E25" w:rsidDel="00D674A9">
          <w:rPr>
            <w:rFonts w:hint="eastAsia"/>
            <w:sz w:val="20"/>
            <w:szCs w:val="20"/>
          </w:rPr>
          <w:delText>表</w:delText>
        </w:r>
        <w:r w:rsidR="00037C0B" w:rsidRPr="00074E25" w:rsidDel="00D674A9">
          <w:rPr>
            <w:rFonts w:hint="eastAsia"/>
            <w:sz w:val="20"/>
            <w:szCs w:val="20"/>
          </w:rPr>
          <w:delText xml:space="preserve"> </w:delText>
        </w:r>
      </w:del>
      <w:del w:id="1597" w:author="響生 畠中" w:date="2025-11-05T14:47:00Z" w16du:dateUtc="2025-11-05T05:47:00Z">
        <w:r w:rsidR="00037C0B" w:rsidRPr="00A24A65" w:rsidDel="00566F31">
          <w:rPr>
            <w:rFonts w:ascii="Times New Roman" w:hAnsi="Times New Roman"/>
            <w:b w:val="0"/>
            <w:bCs w:val="0"/>
            <w:sz w:val="20"/>
            <w:szCs w:val="20"/>
          </w:rPr>
          <w:fldChar w:fldCharType="begin"/>
        </w:r>
        <w:r w:rsidR="00037C0B" w:rsidRPr="00074E25" w:rsidDel="00566F31">
          <w:rPr>
            <w:rFonts w:ascii="Times New Roman" w:hAnsi="Times New Roman"/>
            <w:sz w:val="20"/>
            <w:szCs w:val="20"/>
          </w:rPr>
          <w:delInstrText xml:space="preserve"> SEQ </w:delInstrText>
        </w:r>
        <w:r w:rsidR="00037C0B" w:rsidRPr="00074E25" w:rsidDel="00566F31">
          <w:rPr>
            <w:rFonts w:ascii="Times New Roman" w:hAnsi="Times New Roman"/>
            <w:sz w:val="20"/>
            <w:szCs w:val="20"/>
          </w:rPr>
          <w:delInstrText>表</w:delInstrText>
        </w:r>
        <w:r w:rsidR="00037C0B" w:rsidRPr="00074E25" w:rsidDel="00566F31">
          <w:rPr>
            <w:rFonts w:ascii="Times New Roman" w:hAnsi="Times New Roman"/>
            <w:sz w:val="20"/>
            <w:szCs w:val="20"/>
          </w:rPr>
          <w:delInstrText xml:space="preserve"> \* ARABIC </w:delInstrText>
        </w:r>
        <w:r w:rsidR="00037C0B" w:rsidRPr="00A24A65" w:rsidDel="00566F31">
          <w:rPr>
            <w:rFonts w:ascii="Times New Roman" w:hAnsi="Times New Roman"/>
            <w:b w:val="0"/>
            <w:bCs w:val="0"/>
            <w:sz w:val="20"/>
            <w:szCs w:val="20"/>
          </w:rPr>
          <w:fldChar w:fldCharType="separate"/>
        </w:r>
        <w:r w:rsidR="00802FBB" w:rsidRPr="00074E25" w:rsidDel="00566F31">
          <w:rPr>
            <w:rFonts w:ascii="Times New Roman" w:hAnsi="Times New Roman"/>
            <w:noProof/>
            <w:sz w:val="20"/>
            <w:szCs w:val="20"/>
          </w:rPr>
          <w:delText>3</w:delText>
        </w:r>
        <w:r w:rsidR="00037C0B" w:rsidRPr="00A24A65" w:rsidDel="00566F31">
          <w:rPr>
            <w:rFonts w:ascii="Times New Roman" w:hAnsi="Times New Roman"/>
            <w:b w:val="0"/>
            <w:bCs w:val="0"/>
            <w:sz w:val="20"/>
            <w:szCs w:val="20"/>
          </w:rPr>
          <w:fldChar w:fldCharType="end"/>
        </w:r>
      </w:del>
      <w:del w:id="1598" w:author="響生 畠中" w:date="2025-11-05T15:48:00Z" w16du:dateUtc="2025-11-05T06:48:00Z">
        <w:r w:rsidR="00037C0B" w:rsidRPr="00074E25" w:rsidDel="00D674A9">
          <w:rPr>
            <w:rFonts w:hint="eastAsia"/>
            <w:sz w:val="20"/>
            <w:szCs w:val="20"/>
          </w:rPr>
          <w:delText>：</w:delText>
        </w:r>
      </w:del>
      <w:del w:id="1599" w:author="響生 畠中" w:date="2025-11-05T07:09:00Z" w16du:dateUtc="2025-11-04T22:09:00Z">
        <w:r w:rsidR="00037C0B" w:rsidRPr="00074E25" w:rsidDel="0065122A">
          <w:rPr>
            <w:rFonts w:ascii="Times New Roman" w:hAnsi="Times New Roman" w:hint="eastAsia"/>
            <w:sz w:val="20"/>
            <w:szCs w:val="20"/>
          </w:rPr>
          <w:delText>評価シナリオ</w:delText>
        </w:r>
        <w:bookmarkEnd w:id="890"/>
      </w:del>
    </w:p>
    <w:p w14:paraId="2E718420" w14:textId="7A4B754F" w:rsidR="00B652DA" w:rsidRPr="00074E25" w:rsidRDefault="00B652DA">
      <w:pPr>
        <w:pStyle w:val="af5"/>
        <w:ind w:firstLine="201"/>
        <w:rPr>
          <w:del w:id="1600" w:author="悠 長谷川" w:date="2025-11-04T21:54:00Z" w16du:dateUtc="2025-11-04T12:54:00Z"/>
          <w:rFonts w:ascii="Times New Roman" w:hAnsi="Times New Roman"/>
          <w:sz w:val="20"/>
          <w:szCs w:val="20"/>
        </w:rPr>
        <w:pPrChange w:id="1601" w:author="響生 畠中" w:date="2025-11-05T15:49:00Z" w16du:dateUtc="2025-11-05T06:49:00Z">
          <w:pPr/>
        </w:pPrChange>
      </w:pPr>
      <w:del w:id="1602" w:author="悠 長谷川" w:date="2025-11-04T21:54:00Z" w16du:dateUtc="2025-11-04T12:54:00Z">
        <w:r w:rsidRPr="00074E25" w:rsidDel="007367C3">
          <w:rPr>
            <w:rFonts w:ascii="Times New Roman" w:hAnsi="Times New Roman" w:hint="eastAsia"/>
            <w:sz w:val="20"/>
            <w:szCs w:val="20"/>
          </w:rPr>
          <w:delText>ットワーク全域でバスベイの整備や駐停車を禁止する施策などを実施したことにより駐停車車両が発生しない．これにより，</w:delText>
        </w:r>
        <w:r w:rsidRPr="00074E25" w:rsidDel="007367C3">
          <w:rPr>
            <w:rFonts w:ascii="Times New Roman" w:hAnsi="Times New Roman" w:hint="eastAsia"/>
            <w:sz w:val="20"/>
            <w:szCs w:val="20"/>
          </w:rPr>
          <w:delText>AV</w:delText>
        </w:r>
        <w:r w:rsidRPr="00074E25" w:rsidDel="007367C3">
          <w:rPr>
            <w:rFonts w:ascii="Times New Roman" w:hAnsi="Times New Roman"/>
            <w:sz w:val="20"/>
            <w:szCs w:val="20"/>
          </w:rPr>
          <w:delText>バス走行時の</w:delText>
        </w:r>
        <w:r w:rsidRPr="00074E25" w:rsidDel="007367C3">
          <w:rPr>
            <w:rFonts w:ascii="Times New Roman" w:hAnsi="Times New Roman" w:hint="eastAsia"/>
            <w:sz w:val="20"/>
            <w:szCs w:val="20"/>
          </w:rPr>
          <w:delText>路上</w:delText>
        </w:r>
        <w:r w:rsidRPr="00074E25" w:rsidDel="007367C3">
          <w:rPr>
            <w:rFonts w:ascii="Times New Roman" w:hAnsi="Times New Roman"/>
            <w:sz w:val="20"/>
            <w:szCs w:val="20"/>
          </w:rPr>
          <w:delText>駐停車施策</w:delText>
        </w:r>
        <w:r w:rsidRPr="00074E25" w:rsidDel="007367C3">
          <w:rPr>
            <w:rFonts w:ascii="Times New Roman" w:hAnsi="Times New Roman" w:hint="eastAsia"/>
            <w:sz w:val="20"/>
            <w:szCs w:val="20"/>
          </w:rPr>
          <w:delText>の効果を評価する．</w:delText>
        </w:r>
      </w:del>
    </w:p>
    <w:p w14:paraId="4E00496E" w14:textId="77777777" w:rsidR="001B090B" w:rsidRPr="00074E25" w:rsidDel="00DC324B" w:rsidRDefault="001B090B">
      <w:pPr>
        <w:pStyle w:val="af5"/>
        <w:ind w:left="210" w:right="210" w:firstLine="201"/>
        <w:rPr>
          <w:ins w:id="1603" w:author="悠 長谷川" w:date="2025-11-04T22:00:00Z" w16du:dateUtc="2025-11-04T13:00:00Z"/>
          <w:del w:id="1604" w:author="響生 畠中" w:date="2025-11-05T07:53:00Z" w16du:dateUtc="2025-11-04T22:53:00Z"/>
          <w:sz w:val="20"/>
          <w:szCs w:val="20"/>
          <w:rPrChange w:id="1605" w:author="響生 畠中" w:date="2025-11-05T17:03:00Z" w16du:dateUtc="2025-11-05T08:03:00Z">
            <w:rPr>
              <w:ins w:id="1606" w:author="悠 長谷川" w:date="2025-11-04T22:00:00Z" w16du:dateUtc="2025-11-04T13:00:00Z"/>
              <w:del w:id="1607" w:author="響生 畠中" w:date="2025-11-05T07:53:00Z" w16du:dateUtc="2025-11-04T22:53:00Z"/>
            </w:rPr>
          </w:rPrChange>
        </w:rPr>
        <w:pPrChange w:id="1608" w:author="響生 畠中" w:date="2025-11-05T15:49:00Z" w16du:dateUtc="2025-11-05T06:49:00Z">
          <w:pPr/>
        </w:pPrChange>
      </w:pPr>
    </w:p>
    <w:p w14:paraId="69BEF0E5" w14:textId="39616F7C" w:rsidR="00B867A7" w:rsidRPr="00074E25" w:rsidRDefault="00B867A7">
      <w:pPr>
        <w:pStyle w:val="af5"/>
        <w:keepNext/>
        <w:ind w:left="0" w:firstLineChars="0" w:firstLine="0"/>
        <w:jc w:val="center"/>
        <w:rPr>
          <w:ins w:id="1609" w:author="響生 畠中" w:date="2025-11-05T16:48:00Z" w16du:dateUtc="2025-11-05T07:48:00Z"/>
          <w:sz w:val="20"/>
          <w:szCs w:val="20"/>
          <w:rPrChange w:id="1610" w:author="響生 畠中" w:date="2025-11-05T17:03:00Z" w16du:dateUtc="2025-11-05T08:03:00Z">
            <w:rPr>
              <w:ins w:id="1611" w:author="響生 畠中" w:date="2025-11-05T16:48:00Z" w16du:dateUtc="2025-11-05T07:48:00Z"/>
            </w:rPr>
          </w:rPrChange>
        </w:rPr>
        <w:pPrChange w:id="1612" w:author="響生 畠中" w:date="2025-11-05T16:48:00Z" w16du:dateUtc="2025-11-05T07:48:00Z">
          <w:pPr/>
        </w:pPrChange>
      </w:pPr>
      <w:bookmarkStart w:id="1613" w:name="_Ref213256913"/>
      <w:ins w:id="1614" w:author="響生 畠中" w:date="2025-11-05T16:48:00Z" w16du:dateUtc="2025-11-05T07:48:00Z">
        <w:r w:rsidRPr="00074E25">
          <w:rPr>
            <w:rFonts w:hint="eastAsia"/>
            <w:sz w:val="20"/>
            <w:szCs w:val="20"/>
            <w:rPrChange w:id="1615" w:author="響生 畠中" w:date="2025-11-05T17:03:00Z" w16du:dateUtc="2025-11-05T08:03:00Z">
              <w:rPr>
                <w:rFonts w:hint="eastAsia"/>
              </w:rPr>
            </w:rPrChange>
          </w:rPr>
          <w:t>表</w:t>
        </w:r>
        <w:r w:rsidRPr="00E32260">
          <w:rPr>
            <w:rFonts w:ascii="Times New Roman" w:hAnsi="Times New Roman"/>
            <w:sz w:val="20"/>
            <w:szCs w:val="20"/>
            <w:rPrChange w:id="1616" w:author="響生 畠中" w:date="2025-11-05T17:38:00Z" w16du:dateUtc="2025-11-05T08:38:00Z">
              <w:rPr/>
            </w:rPrChange>
          </w:rPr>
          <w:fldChar w:fldCharType="begin"/>
        </w:r>
        <w:r w:rsidRPr="00E32260">
          <w:rPr>
            <w:rFonts w:ascii="Times New Roman" w:hAnsi="Times New Roman"/>
            <w:sz w:val="20"/>
            <w:szCs w:val="20"/>
            <w:rPrChange w:id="1617" w:author="響生 畠中" w:date="2025-11-05T17:38:00Z" w16du:dateUtc="2025-11-05T08:38:00Z">
              <w:rPr/>
            </w:rPrChange>
          </w:rPr>
          <w:instrText xml:space="preserve"> SEQ </w:instrText>
        </w:r>
        <w:r w:rsidRPr="00E32260">
          <w:rPr>
            <w:rFonts w:ascii="Times New Roman" w:hAnsi="Times New Roman" w:hint="eastAsia"/>
            <w:sz w:val="20"/>
            <w:szCs w:val="20"/>
            <w:rPrChange w:id="1618" w:author="響生 畠中" w:date="2025-11-05T17:38:00Z" w16du:dateUtc="2025-11-05T08:38:00Z">
              <w:rPr>
                <w:rFonts w:hint="eastAsia"/>
              </w:rPr>
            </w:rPrChange>
          </w:rPr>
          <w:instrText>表</w:instrText>
        </w:r>
        <w:r w:rsidRPr="00E32260">
          <w:rPr>
            <w:rFonts w:ascii="Times New Roman" w:hAnsi="Times New Roman"/>
            <w:sz w:val="20"/>
            <w:szCs w:val="20"/>
            <w:rPrChange w:id="1619" w:author="響生 畠中" w:date="2025-11-05T17:38:00Z" w16du:dateUtc="2025-11-05T08:38:00Z">
              <w:rPr/>
            </w:rPrChange>
          </w:rPr>
          <w:instrText xml:space="preserve"> \* ARABIC </w:instrText>
        </w:r>
      </w:ins>
      <w:r w:rsidRPr="00E32260">
        <w:rPr>
          <w:rFonts w:ascii="Times New Roman" w:hAnsi="Times New Roman"/>
          <w:sz w:val="20"/>
          <w:szCs w:val="20"/>
          <w:rPrChange w:id="1620" w:author="響生 畠中" w:date="2025-11-05T17:38:00Z" w16du:dateUtc="2025-11-05T08:38:00Z">
            <w:rPr/>
          </w:rPrChange>
        </w:rPr>
        <w:fldChar w:fldCharType="separate"/>
      </w:r>
      <w:ins w:id="1621" w:author="響生 畠中" w:date="2025-11-05T19:34:00Z" w16du:dateUtc="2025-11-05T10:34:00Z">
        <w:r w:rsidR="00970F35">
          <w:rPr>
            <w:rFonts w:ascii="Times New Roman" w:hAnsi="Times New Roman"/>
            <w:noProof/>
            <w:sz w:val="20"/>
            <w:szCs w:val="20"/>
          </w:rPr>
          <w:t>3</w:t>
        </w:r>
      </w:ins>
      <w:ins w:id="1622" w:author="響生 畠中" w:date="2025-11-05T16:48:00Z" w16du:dateUtc="2025-11-05T07:48:00Z">
        <w:r w:rsidRPr="00E32260">
          <w:rPr>
            <w:rFonts w:ascii="Times New Roman" w:hAnsi="Times New Roman"/>
            <w:sz w:val="20"/>
            <w:szCs w:val="20"/>
            <w:rPrChange w:id="1623" w:author="響生 畠中" w:date="2025-11-05T17:38:00Z" w16du:dateUtc="2025-11-05T08:38:00Z">
              <w:rPr/>
            </w:rPrChange>
          </w:rPr>
          <w:fldChar w:fldCharType="end"/>
        </w:r>
        <w:bookmarkEnd w:id="1613"/>
        <w:r w:rsidRPr="00074E25">
          <w:rPr>
            <w:rFonts w:hint="eastAsia"/>
            <w:sz w:val="20"/>
            <w:szCs w:val="20"/>
            <w:rPrChange w:id="1624" w:author="響生 畠中" w:date="2025-11-05T17:03:00Z" w16du:dateUtc="2025-11-05T08:03:00Z">
              <w:rPr>
                <w:rFonts w:hint="eastAsia"/>
              </w:rPr>
            </w:rPrChange>
          </w:rPr>
          <w:t>：集計範囲</w:t>
        </w:r>
      </w:ins>
    </w:p>
    <w:tbl>
      <w:tblPr>
        <w:tblW w:w="4580" w:type="dxa"/>
        <w:tblCellMar>
          <w:left w:w="99" w:type="dxa"/>
          <w:right w:w="99" w:type="dxa"/>
        </w:tblCellMar>
        <w:tblLook w:val="04A0" w:firstRow="1" w:lastRow="0" w:firstColumn="1" w:lastColumn="0" w:noHBand="0" w:noVBand="1"/>
      </w:tblPr>
      <w:tblGrid>
        <w:gridCol w:w="1220"/>
        <w:gridCol w:w="1940"/>
        <w:gridCol w:w="1420"/>
      </w:tblGrid>
      <w:tr w:rsidR="00D674A9" w:rsidRPr="00D674A9" w14:paraId="44461994" w14:textId="77777777" w:rsidTr="00D674A9">
        <w:trPr>
          <w:trHeight w:val="492"/>
          <w:ins w:id="1625" w:author="響生 畠中" w:date="2025-11-05T15:47:00Z"/>
        </w:trPr>
        <w:tc>
          <w:tcPr>
            <w:tcW w:w="1220" w:type="dxa"/>
            <w:tcBorders>
              <w:top w:val="single" w:sz="8" w:space="0" w:color="auto"/>
              <w:left w:val="nil"/>
              <w:bottom w:val="single" w:sz="8" w:space="0" w:color="auto"/>
              <w:right w:val="nil"/>
            </w:tcBorders>
            <w:vAlign w:val="center"/>
            <w:hideMark/>
          </w:tcPr>
          <w:p w14:paraId="18B3EF4C" w14:textId="77777777" w:rsidR="00D674A9" w:rsidRPr="00D674A9" w:rsidRDefault="00D674A9" w:rsidP="00D674A9">
            <w:pPr>
              <w:widowControl/>
              <w:jc w:val="center"/>
              <w:rPr>
                <w:ins w:id="1626" w:author="響生 畠中" w:date="2025-11-05T15:47:00Z" w16du:dateUtc="2025-11-05T06:47:00Z"/>
                <w:rFonts w:ascii="ＭＳ 明朝" w:hAnsi="ＭＳ 明朝" w:cs="ＭＳ Ｐゴシック"/>
                <w:b/>
                <w:bCs/>
                <w:color w:val="000000"/>
                <w:kern w:val="0"/>
                <w:sz w:val="20"/>
                <w:szCs w:val="20"/>
                <w:rPrChange w:id="1627" w:author="響生 畠中" w:date="2025-11-05T15:47:00Z" w16du:dateUtc="2025-11-05T06:47:00Z">
                  <w:rPr>
                    <w:ins w:id="1628" w:author="響生 畠中" w:date="2025-11-05T15:47:00Z" w16du:dateUtc="2025-11-05T06:47:00Z"/>
                    <w:rFonts w:ascii="ＭＳ 明朝" w:hAnsi="ＭＳ 明朝" w:cs="ＭＳ Ｐゴシック"/>
                    <w:color w:val="000000"/>
                    <w:kern w:val="0"/>
                    <w:sz w:val="20"/>
                    <w:szCs w:val="20"/>
                  </w:rPr>
                </w:rPrChange>
              </w:rPr>
            </w:pPr>
            <w:ins w:id="1629" w:author="響生 畠中" w:date="2025-11-05T15:47:00Z" w16du:dateUtc="2025-11-05T06:47:00Z">
              <w:r w:rsidRPr="00D674A9">
                <w:rPr>
                  <w:rFonts w:ascii="ＭＳ 明朝" w:hAnsi="ＭＳ 明朝" w:cs="ＭＳ Ｐゴシック" w:hint="eastAsia"/>
                  <w:b/>
                  <w:bCs/>
                  <w:color w:val="000000"/>
                  <w:kern w:val="0"/>
                  <w:sz w:val="20"/>
                  <w:szCs w:val="20"/>
                  <w:rPrChange w:id="1630" w:author="響生 畠中" w:date="2025-11-05T15:47:00Z" w16du:dateUtc="2025-11-05T06:47:00Z">
                    <w:rPr>
                      <w:rFonts w:ascii="ＭＳ 明朝" w:hAnsi="ＭＳ 明朝" w:cs="ＭＳ Ｐゴシック" w:hint="eastAsia"/>
                      <w:color w:val="000000"/>
                      <w:kern w:val="0"/>
                      <w:sz w:val="20"/>
                      <w:szCs w:val="20"/>
                    </w:rPr>
                  </w:rPrChange>
                </w:rPr>
                <w:t>結果と考察の節</w:t>
              </w:r>
            </w:ins>
          </w:p>
        </w:tc>
        <w:tc>
          <w:tcPr>
            <w:tcW w:w="1940" w:type="dxa"/>
            <w:tcBorders>
              <w:top w:val="single" w:sz="8" w:space="0" w:color="auto"/>
              <w:left w:val="nil"/>
              <w:bottom w:val="single" w:sz="8" w:space="0" w:color="auto"/>
              <w:right w:val="nil"/>
            </w:tcBorders>
            <w:vAlign w:val="center"/>
            <w:hideMark/>
          </w:tcPr>
          <w:p w14:paraId="49EFFC4B" w14:textId="77777777" w:rsidR="00D674A9" w:rsidRPr="00D674A9" w:rsidRDefault="00D674A9" w:rsidP="00D674A9">
            <w:pPr>
              <w:widowControl/>
              <w:jc w:val="center"/>
              <w:rPr>
                <w:ins w:id="1631" w:author="響生 畠中" w:date="2025-11-05T15:47:00Z" w16du:dateUtc="2025-11-05T06:47:00Z"/>
                <w:rFonts w:ascii="ＭＳ 明朝" w:hAnsi="ＭＳ 明朝" w:cs="ＭＳ Ｐゴシック"/>
                <w:b/>
                <w:bCs/>
                <w:color w:val="000000"/>
                <w:kern w:val="0"/>
                <w:sz w:val="20"/>
                <w:szCs w:val="20"/>
                <w:rPrChange w:id="1632" w:author="響生 畠中" w:date="2025-11-05T15:47:00Z" w16du:dateUtc="2025-11-05T06:47:00Z">
                  <w:rPr>
                    <w:ins w:id="1633" w:author="響生 畠中" w:date="2025-11-05T15:47:00Z" w16du:dateUtc="2025-11-05T06:47:00Z"/>
                    <w:rFonts w:ascii="ＭＳ 明朝" w:hAnsi="ＭＳ 明朝" w:cs="ＭＳ Ｐゴシック"/>
                    <w:color w:val="000000"/>
                    <w:kern w:val="0"/>
                    <w:sz w:val="20"/>
                    <w:szCs w:val="20"/>
                  </w:rPr>
                </w:rPrChange>
              </w:rPr>
            </w:pPr>
            <w:ins w:id="1634" w:author="響生 畠中" w:date="2025-11-05T15:47:00Z" w16du:dateUtc="2025-11-05T06:47:00Z">
              <w:r w:rsidRPr="00D674A9">
                <w:rPr>
                  <w:rFonts w:ascii="ＭＳ 明朝" w:hAnsi="ＭＳ 明朝" w:cs="ＭＳ Ｐゴシック" w:hint="eastAsia"/>
                  <w:b/>
                  <w:bCs/>
                  <w:color w:val="000000"/>
                  <w:kern w:val="0"/>
                  <w:sz w:val="20"/>
                  <w:szCs w:val="20"/>
                  <w:rPrChange w:id="1635" w:author="響生 畠中" w:date="2025-11-05T15:47:00Z" w16du:dateUtc="2025-11-05T06:47:00Z">
                    <w:rPr>
                      <w:rFonts w:ascii="ＭＳ 明朝" w:hAnsi="ＭＳ 明朝" w:cs="ＭＳ Ｐゴシック" w:hint="eastAsia"/>
                      <w:color w:val="000000"/>
                      <w:kern w:val="0"/>
                      <w:sz w:val="20"/>
                      <w:szCs w:val="20"/>
                    </w:rPr>
                  </w:rPrChange>
                </w:rPr>
                <w:t>空間</w:t>
              </w:r>
            </w:ins>
          </w:p>
        </w:tc>
        <w:tc>
          <w:tcPr>
            <w:tcW w:w="1420" w:type="dxa"/>
            <w:tcBorders>
              <w:top w:val="single" w:sz="8" w:space="0" w:color="auto"/>
              <w:left w:val="nil"/>
              <w:bottom w:val="single" w:sz="8" w:space="0" w:color="auto"/>
              <w:right w:val="nil"/>
            </w:tcBorders>
            <w:vAlign w:val="center"/>
            <w:hideMark/>
          </w:tcPr>
          <w:p w14:paraId="16AEA03E" w14:textId="77777777" w:rsidR="00D674A9" w:rsidRPr="00D674A9" w:rsidRDefault="00D674A9" w:rsidP="00D674A9">
            <w:pPr>
              <w:widowControl/>
              <w:jc w:val="center"/>
              <w:rPr>
                <w:ins w:id="1636" w:author="響生 畠中" w:date="2025-11-05T15:47:00Z" w16du:dateUtc="2025-11-05T06:47:00Z"/>
                <w:rFonts w:ascii="ＭＳ 明朝" w:hAnsi="ＭＳ 明朝" w:cs="ＭＳ Ｐゴシック"/>
                <w:b/>
                <w:bCs/>
                <w:color w:val="000000"/>
                <w:kern w:val="0"/>
                <w:sz w:val="20"/>
                <w:szCs w:val="20"/>
                <w:rPrChange w:id="1637" w:author="響生 畠中" w:date="2025-11-05T15:47:00Z" w16du:dateUtc="2025-11-05T06:47:00Z">
                  <w:rPr>
                    <w:ins w:id="1638" w:author="響生 畠中" w:date="2025-11-05T15:47:00Z" w16du:dateUtc="2025-11-05T06:47:00Z"/>
                    <w:rFonts w:ascii="ＭＳ 明朝" w:hAnsi="ＭＳ 明朝" w:cs="ＭＳ Ｐゴシック"/>
                    <w:color w:val="000000"/>
                    <w:kern w:val="0"/>
                    <w:sz w:val="20"/>
                    <w:szCs w:val="20"/>
                  </w:rPr>
                </w:rPrChange>
              </w:rPr>
            </w:pPr>
            <w:ins w:id="1639" w:author="響生 畠中" w:date="2025-11-05T15:47:00Z" w16du:dateUtc="2025-11-05T06:47:00Z">
              <w:r w:rsidRPr="00D674A9">
                <w:rPr>
                  <w:rFonts w:ascii="ＭＳ 明朝" w:hAnsi="ＭＳ 明朝" w:cs="ＭＳ Ｐゴシック" w:hint="eastAsia"/>
                  <w:b/>
                  <w:bCs/>
                  <w:color w:val="000000"/>
                  <w:kern w:val="0"/>
                  <w:sz w:val="20"/>
                  <w:szCs w:val="20"/>
                  <w:rPrChange w:id="1640" w:author="響生 畠中" w:date="2025-11-05T15:47:00Z" w16du:dateUtc="2025-11-05T06:47:00Z">
                    <w:rPr>
                      <w:rFonts w:ascii="ＭＳ 明朝" w:hAnsi="ＭＳ 明朝" w:cs="ＭＳ Ｐゴシック" w:hint="eastAsia"/>
                      <w:color w:val="000000"/>
                      <w:kern w:val="0"/>
                      <w:sz w:val="20"/>
                      <w:szCs w:val="20"/>
                    </w:rPr>
                  </w:rPrChange>
                </w:rPr>
                <w:t>時間</w:t>
              </w:r>
            </w:ins>
          </w:p>
        </w:tc>
      </w:tr>
      <w:tr w:rsidR="00D674A9" w:rsidRPr="00D674A9" w14:paraId="4C9329ED" w14:textId="77777777" w:rsidTr="00D674A9">
        <w:trPr>
          <w:trHeight w:val="264"/>
          <w:ins w:id="1641" w:author="響生 畠中" w:date="2025-11-05T15:47:00Z"/>
        </w:trPr>
        <w:tc>
          <w:tcPr>
            <w:tcW w:w="1220" w:type="dxa"/>
            <w:tcBorders>
              <w:top w:val="nil"/>
              <w:left w:val="nil"/>
              <w:bottom w:val="nil"/>
              <w:right w:val="nil"/>
            </w:tcBorders>
            <w:vAlign w:val="center"/>
            <w:hideMark/>
          </w:tcPr>
          <w:p w14:paraId="50501F4D" w14:textId="0F2F9FBC" w:rsidR="00D674A9" w:rsidRPr="00D674A9" w:rsidRDefault="00D674A9" w:rsidP="00D674A9">
            <w:pPr>
              <w:widowControl/>
              <w:jc w:val="center"/>
              <w:rPr>
                <w:ins w:id="1642" w:author="響生 畠中" w:date="2025-11-05T15:47:00Z" w16du:dateUtc="2025-11-05T06:47:00Z"/>
                <w:rFonts w:ascii="Times New Roman" w:eastAsia="ＭＳ Ｐゴシック" w:hAnsi="Times New Roman"/>
                <w:color w:val="000000"/>
                <w:kern w:val="0"/>
                <w:sz w:val="20"/>
                <w:szCs w:val="20"/>
              </w:rPr>
            </w:pPr>
            <w:ins w:id="1643" w:author="響生 畠中" w:date="2025-11-05T15:47:00Z" w16du:dateUtc="2025-11-05T06:47:00Z">
              <w:r w:rsidRPr="00D674A9">
                <w:rPr>
                  <w:rFonts w:ascii="Times New Roman" w:eastAsia="ＭＳ Ｐゴシック" w:hAnsi="Times New Roman"/>
                  <w:color w:val="000000"/>
                  <w:kern w:val="0"/>
                  <w:sz w:val="20"/>
                  <w:szCs w:val="20"/>
                </w:rPr>
                <w:t>4-1</w:t>
              </w:r>
            </w:ins>
          </w:p>
        </w:tc>
        <w:tc>
          <w:tcPr>
            <w:tcW w:w="1940" w:type="dxa"/>
            <w:tcBorders>
              <w:top w:val="nil"/>
              <w:left w:val="nil"/>
              <w:bottom w:val="nil"/>
              <w:right w:val="nil"/>
            </w:tcBorders>
            <w:vAlign w:val="center"/>
            <w:hideMark/>
          </w:tcPr>
          <w:p w14:paraId="2CCDB354" w14:textId="77777777" w:rsidR="00D674A9" w:rsidRPr="00D674A9" w:rsidRDefault="00D674A9" w:rsidP="00D674A9">
            <w:pPr>
              <w:widowControl/>
              <w:jc w:val="center"/>
              <w:rPr>
                <w:ins w:id="1644" w:author="響生 畠中" w:date="2025-11-05T15:47:00Z" w16du:dateUtc="2025-11-05T06:47:00Z"/>
                <w:rFonts w:ascii="ＭＳ 明朝" w:hAnsi="ＭＳ 明朝" w:cs="ＭＳ Ｐゴシック"/>
                <w:color w:val="000000"/>
                <w:kern w:val="0"/>
                <w:sz w:val="20"/>
                <w:szCs w:val="20"/>
              </w:rPr>
            </w:pPr>
            <w:ins w:id="1645" w:author="響生 畠中" w:date="2025-11-05T15:47:00Z" w16du:dateUtc="2025-11-05T06:47:00Z">
              <w:r w:rsidRPr="00D674A9">
                <w:rPr>
                  <w:rFonts w:ascii="ＭＳ 明朝" w:hAnsi="ＭＳ 明朝" w:cs="ＭＳ Ｐゴシック" w:hint="eastAsia"/>
                  <w:color w:val="000000"/>
                  <w:kern w:val="0"/>
                  <w:sz w:val="20"/>
                  <w:szCs w:val="20"/>
                </w:rPr>
                <w:t>ネットワーク全体</w:t>
              </w:r>
            </w:ins>
          </w:p>
        </w:tc>
        <w:tc>
          <w:tcPr>
            <w:tcW w:w="1420" w:type="dxa"/>
            <w:tcBorders>
              <w:top w:val="nil"/>
              <w:left w:val="nil"/>
              <w:bottom w:val="nil"/>
              <w:right w:val="nil"/>
            </w:tcBorders>
            <w:vAlign w:val="center"/>
            <w:hideMark/>
          </w:tcPr>
          <w:p w14:paraId="6A6555A2" w14:textId="77777777" w:rsidR="00D674A9" w:rsidRPr="00D674A9" w:rsidRDefault="00D674A9" w:rsidP="00D674A9">
            <w:pPr>
              <w:widowControl/>
              <w:jc w:val="center"/>
              <w:rPr>
                <w:ins w:id="1646" w:author="響生 畠中" w:date="2025-11-05T15:47:00Z" w16du:dateUtc="2025-11-05T06:47:00Z"/>
                <w:rFonts w:ascii="ＭＳ 明朝" w:hAnsi="ＭＳ 明朝" w:cs="ＭＳ Ｐゴシック"/>
                <w:color w:val="000000"/>
                <w:kern w:val="0"/>
                <w:sz w:val="20"/>
                <w:szCs w:val="20"/>
              </w:rPr>
            </w:pPr>
            <w:ins w:id="1647" w:author="響生 畠中" w:date="2025-11-05T15:47:00Z" w16du:dateUtc="2025-11-05T06:47:00Z">
              <w:r w:rsidRPr="00D674A9">
                <w:rPr>
                  <w:rFonts w:ascii="ＭＳ 明朝" w:hAnsi="ＭＳ 明朝" w:cs="ＭＳ Ｐゴシック" w:hint="eastAsia"/>
                  <w:color w:val="000000"/>
                  <w:kern w:val="0"/>
                  <w:sz w:val="20"/>
                  <w:szCs w:val="20"/>
                </w:rPr>
                <w:t>全時間代表値</w:t>
              </w:r>
            </w:ins>
          </w:p>
        </w:tc>
      </w:tr>
      <w:tr w:rsidR="00D674A9" w:rsidRPr="00D674A9" w14:paraId="580AAC5A" w14:textId="77777777" w:rsidTr="00D674A9">
        <w:trPr>
          <w:trHeight w:val="264"/>
          <w:ins w:id="1648" w:author="響生 畠中" w:date="2025-11-05T15:47:00Z"/>
        </w:trPr>
        <w:tc>
          <w:tcPr>
            <w:tcW w:w="1220" w:type="dxa"/>
            <w:tcBorders>
              <w:top w:val="nil"/>
              <w:left w:val="nil"/>
              <w:bottom w:val="nil"/>
              <w:right w:val="nil"/>
            </w:tcBorders>
            <w:vAlign w:val="center"/>
            <w:hideMark/>
          </w:tcPr>
          <w:p w14:paraId="44BC4F86" w14:textId="6F3DCA02" w:rsidR="00D674A9" w:rsidRPr="00D674A9" w:rsidRDefault="00D674A9" w:rsidP="00D674A9">
            <w:pPr>
              <w:widowControl/>
              <w:jc w:val="center"/>
              <w:rPr>
                <w:ins w:id="1649" w:author="響生 畠中" w:date="2025-11-05T15:47:00Z" w16du:dateUtc="2025-11-05T06:47:00Z"/>
                <w:rFonts w:ascii="Times New Roman" w:eastAsia="ＭＳ Ｐゴシック" w:hAnsi="Times New Roman"/>
                <w:color w:val="000000"/>
                <w:kern w:val="0"/>
                <w:sz w:val="20"/>
                <w:szCs w:val="20"/>
              </w:rPr>
            </w:pPr>
            <w:ins w:id="1650" w:author="響生 畠中" w:date="2025-11-05T15:47:00Z" w16du:dateUtc="2025-11-05T06:47:00Z">
              <w:r w:rsidRPr="00D674A9">
                <w:rPr>
                  <w:rFonts w:ascii="Times New Roman" w:eastAsia="ＭＳ Ｐゴシック" w:hAnsi="Times New Roman"/>
                  <w:color w:val="000000"/>
                  <w:kern w:val="0"/>
                  <w:sz w:val="20"/>
                  <w:szCs w:val="20"/>
                </w:rPr>
                <w:t>4-2</w:t>
              </w:r>
            </w:ins>
          </w:p>
        </w:tc>
        <w:tc>
          <w:tcPr>
            <w:tcW w:w="1940" w:type="dxa"/>
            <w:tcBorders>
              <w:top w:val="nil"/>
              <w:left w:val="nil"/>
              <w:bottom w:val="nil"/>
              <w:right w:val="nil"/>
            </w:tcBorders>
            <w:vAlign w:val="center"/>
            <w:hideMark/>
          </w:tcPr>
          <w:p w14:paraId="0743AD23" w14:textId="77777777" w:rsidR="00D674A9" w:rsidRPr="00D674A9" w:rsidRDefault="00D674A9" w:rsidP="00D674A9">
            <w:pPr>
              <w:widowControl/>
              <w:jc w:val="center"/>
              <w:rPr>
                <w:ins w:id="1651" w:author="響生 畠中" w:date="2025-11-05T15:47:00Z" w16du:dateUtc="2025-11-05T06:47:00Z"/>
                <w:rFonts w:ascii="ＭＳ 明朝" w:hAnsi="ＭＳ 明朝" w:cs="ＭＳ Ｐゴシック"/>
                <w:color w:val="000000"/>
                <w:kern w:val="0"/>
                <w:sz w:val="20"/>
                <w:szCs w:val="20"/>
              </w:rPr>
            </w:pPr>
            <w:ins w:id="1652" w:author="響生 畠中" w:date="2025-11-05T15:47:00Z" w16du:dateUtc="2025-11-05T06:47:00Z">
              <w:r w:rsidRPr="00D674A9">
                <w:rPr>
                  <w:rFonts w:ascii="ＭＳ 明朝" w:hAnsi="ＭＳ 明朝" w:cs="ＭＳ Ｐゴシック" w:hint="eastAsia"/>
                  <w:color w:val="000000"/>
                  <w:kern w:val="0"/>
                  <w:sz w:val="20"/>
                  <w:szCs w:val="20"/>
                </w:rPr>
                <w:t>ネットワーク全体</w:t>
              </w:r>
            </w:ins>
          </w:p>
        </w:tc>
        <w:tc>
          <w:tcPr>
            <w:tcW w:w="1420" w:type="dxa"/>
            <w:tcBorders>
              <w:top w:val="nil"/>
              <w:left w:val="nil"/>
              <w:bottom w:val="nil"/>
              <w:right w:val="nil"/>
            </w:tcBorders>
            <w:vAlign w:val="center"/>
            <w:hideMark/>
          </w:tcPr>
          <w:p w14:paraId="4A55C8F1" w14:textId="77777777" w:rsidR="00D674A9" w:rsidRPr="00D674A9" w:rsidRDefault="00D674A9" w:rsidP="00D674A9">
            <w:pPr>
              <w:widowControl/>
              <w:jc w:val="center"/>
              <w:rPr>
                <w:ins w:id="1653" w:author="響生 畠中" w:date="2025-11-05T15:47:00Z" w16du:dateUtc="2025-11-05T06:47:00Z"/>
                <w:rFonts w:ascii="Times New Roman" w:eastAsia="ＭＳ Ｐゴシック" w:hAnsi="Times New Roman"/>
                <w:color w:val="000000"/>
                <w:kern w:val="0"/>
                <w:sz w:val="20"/>
                <w:szCs w:val="20"/>
              </w:rPr>
            </w:pPr>
            <w:ins w:id="1654" w:author="響生 畠中" w:date="2025-11-05T15:47:00Z" w16du:dateUtc="2025-11-05T06:47:00Z">
              <w:r w:rsidRPr="00D674A9">
                <w:rPr>
                  <w:rFonts w:ascii="Times New Roman" w:eastAsia="ＭＳ Ｐゴシック" w:hAnsi="Times New Roman"/>
                  <w:color w:val="000000"/>
                  <w:kern w:val="0"/>
                  <w:sz w:val="20"/>
                  <w:szCs w:val="20"/>
                </w:rPr>
                <w:t>15</w:t>
              </w:r>
              <w:r w:rsidRPr="00D674A9">
                <w:rPr>
                  <w:rFonts w:ascii="ＭＳ 明朝" w:hAnsi="ＭＳ 明朝" w:hint="eastAsia"/>
                  <w:color w:val="000000"/>
                  <w:kern w:val="0"/>
                  <w:sz w:val="20"/>
                  <w:szCs w:val="20"/>
                </w:rPr>
                <w:t>分ごと</w:t>
              </w:r>
            </w:ins>
          </w:p>
        </w:tc>
      </w:tr>
      <w:tr w:rsidR="00D674A9" w:rsidRPr="00D674A9" w14:paraId="4053362D" w14:textId="77777777" w:rsidTr="00D674A9">
        <w:trPr>
          <w:trHeight w:val="276"/>
          <w:ins w:id="1655" w:author="響生 畠中" w:date="2025-11-05T15:47:00Z"/>
        </w:trPr>
        <w:tc>
          <w:tcPr>
            <w:tcW w:w="1220" w:type="dxa"/>
            <w:tcBorders>
              <w:top w:val="nil"/>
              <w:left w:val="nil"/>
              <w:bottom w:val="single" w:sz="8" w:space="0" w:color="auto"/>
              <w:right w:val="nil"/>
            </w:tcBorders>
            <w:vAlign w:val="center"/>
            <w:hideMark/>
          </w:tcPr>
          <w:p w14:paraId="2C82DAA1" w14:textId="79979CAD" w:rsidR="00D674A9" w:rsidRPr="00D674A9" w:rsidRDefault="00D674A9" w:rsidP="00D674A9">
            <w:pPr>
              <w:widowControl/>
              <w:jc w:val="center"/>
              <w:rPr>
                <w:ins w:id="1656" w:author="響生 畠中" w:date="2025-11-05T15:47:00Z" w16du:dateUtc="2025-11-05T06:47:00Z"/>
                <w:rFonts w:ascii="Times New Roman" w:eastAsia="ＭＳ Ｐゴシック" w:hAnsi="Times New Roman"/>
                <w:color w:val="000000"/>
                <w:kern w:val="0"/>
                <w:sz w:val="20"/>
                <w:szCs w:val="20"/>
              </w:rPr>
            </w:pPr>
            <w:ins w:id="1657" w:author="響生 畠中" w:date="2025-11-05T15:47:00Z" w16du:dateUtc="2025-11-05T06:47:00Z">
              <w:r w:rsidRPr="00D674A9">
                <w:rPr>
                  <w:rFonts w:ascii="Times New Roman" w:eastAsia="ＭＳ Ｐゴシック" w:hAnsi="Times New Roman"/>
                  <w:color w:val="000000"/>
                  <w:kern w:val="0"/>
                  <w:sz w:val="20"/>
                  <w:szCs w:val="20"/>
                </w:rPr>
                <w:t>4-3</w:t>
              </w:r>
            </w:ins>
          </w:p>
        </w:tc>
        <w:tc>
          <w:tcPr>
            <w:tcW w:w="1940" w:type="dxa"/>
            <w:tcBorders>
              <w:top w:val="nil"/>
              <w:left w:val="nil"/>
              <w:bottom w:val="single" w:sz="8" w:space="0" w:color="auto"/>
              <w:right w:val="nil"/>
            </w:tcBorders>
            <w:vAlign w:val="center"/>
            <w:hideMark/>
          </w:tcPr>
          <w:p w14:paraId="330A157A" w14:textId="77777777" w:rsidR="00D674A9" w:rsidRPr="00D674A9" w:rsidRDefault="00D674A9" w:rsidP="00D674A9">
            <w:pPr>
              <w:widowControl/>
              <w:jc w:val="center"/>
              <w:rPr>
                <w:ins w:id="1658" w:author="響生 畠中" w:date="2025-11-05T15:47:00Z" w16du:dateUtc="2025-11-05T06:47:00Z"/>
                <w:rFonts w:ascii="ＭＳ 明朝" w:hAnsi="ＭＳ 明朝" w:cs="ＭＳ Ｐゴシック"/>
                <w:color w:val="000000"/>
                <w:kern w:val="0"/>
                <w:sz w:val="20"/>
                <w:szCs w:val="20"/>
              </w:rPr>
            </w:pPr>
            <w:ins w:id="1659" w:author="響生 畠中" w:date="2025-11-05T15:47:00Z" w16du:dateUtc="2025-11-05T06:47:00Z">
              <w:r w:rsidRPr="00D674A9">
                <w:rPr>
                  <w:rFonts w:ascii="ＭＳ 明朝" w:hAnsi="ＭＳ 明朝" w:cs="ＭＳ Ｐゴシック" w:hint="eastAsia"/>
                  <w:color w:val="000000"/>
                  <w:kern w:val="0"/>
                  <w:sz w:val="20"/>
                  <w:szCs w:val="20"/>
                </w:rPr>
                <w:t>各リンク</w:t>
              </w:r>
            </w:ins>
          </w:p>
        </w:tc>
        <w:tc>
          <w:tcPr>
            <w:tcW w:w="1420" w:type="dxa"/>
            <w:tcBorders>
              <w:top w:val="nil"/>
              <w:left w:val="nil"/>
              <w:bottom w:val="single" w:sz="8" w:space="0" w:color="auto"/>
              <w:right w:val="nil"/>
            </w:tcBorders>
            <w:vAlign w:val="center"/>
            <w:hideMark/>
          </w:tcPr>
          <w:p w14:paraId="24E6ABA2" w14:textId="77777777" w:rsidR="00D674A9" w:rsidRPr="00D674A9" w:rsidRDefault="00D674A9" w:rsidP="00D674A9">
            <w:pPr>
              <w:widowControl/>
              <w:jc w:val="center"/>
              <w:rPr>
                <w:ins w:id="1660" w:author="響生 畠中" w:date="2025-11-05T15:47:00Z" w16du:dateUtc="2025-11-05T06:47:00Z"/>
                <w:rFonts w:ascii="ＭＳ 明朝" w:hAnsi="ＭＳ 明朝" w:cs="ＭＳ Ｐゴシック"/>
                <w:color w:val="000000"/>
                <w:kern w:val="0"/>
                <w:sz w:val="20"/>
                <w:szCs w:val="20"/>
              </w:rPr>
            </w:pPr>
            <w:ins w:id="1661" w:author="響生 畠中" w:date="2025-11-05T15:47:00Z" w16du:dateUtc="2025-11-05T06:47:00Z">
              <w:r w:rsidRPr="00D674A9">
                <w:rPr>
                  <w:rFonts w:ascii="ＭＳ 明朝" w:hAnsi="ＭＳ 明朝" w:cs="ＭＳ Ｐゴシック" w:hint="eastAsia"/>
                  <w:color w:val="000000"/>
                  <w:kern w:val="0"/>
                  <w:sz w:val="20"/>
                  <w:szCs w:val="20"/>
                </w:rPr>
                <w:t>全時間代表値</w:t>
              </w:r>
            </w:ins>
          </w:p>
        </w:tc>
      </w:tr>
    </w:tbl>
    <w:p w14:paraId="71E0ABD2" w14:textId="77777777" w:rsidR="000A0F02" w:rsidRDefault="000A0F02" w:rsidP="000B64F1">
      <w:pPr>
        <w:rPr>
          <w:ins w:id="1662" w:author="響生 畠中" w:date="2025-11-05T07:59:00Z" w16du:dateUtc="2025-11-04T22:59:00Z"/>
          <w:rFonts w:ascii="ＭＳ ゴシック" w:eastAsia="ＭＳ ゴシック" w:hAnsi="ＭＳ ゴシック"/>
          <w:sz w:val="20"/>
        </w:rPr>
      </w:pPr>
    </w:p>
    <w:p w14:paraId="1D533182" w14:textId="70E5FE41" w:rsidR="00566F31" w:rsidRPr="00B13A2D" w:rsidDel="00903752" w:rsidRDefault="009A512C">
      <w:pPr>
        <w:jc w:val="left"/>
        <w:rPr>
          <w:ins w:id="1663" w:author="響生 畠中" w:date="2025-11-05T14:54:00Z" w16du:dateUtc="2025-11-05T05:54:00Z"/>
          <w:del w:id="1664" w:author="悠 長谷川" w:date="2025-11-05T18:31:00Z" w16du:dateUtc="2025-11-05T09:31:00Z"/>
          <w:rFonts w:ascii="Times New Roman" w:hAnsi="Times New Roman"/>
          <w:spacing w:val="-6"/>
          <w:kern w:val="16"/>
          <w:sz w:val="20"/>
        </w:rPr>
        <w:pPrChange w:id="1665" w:author="響生 畠中" w:date="2025-11-05T14:55:00Z" w16du:dateUtc="2025-11-05T05:55:00Z">
          <w:pPr>
            <w:jc w:val="center"/>
          </w:pPr>
        </w:pPrChange>
      </w:pPr>
      <w:ins w:id="1666" w:author="響生 畠中" w:date="2025-11-05T18:12:00Z" w16du:dateUtc="2025-11-05T09:12:00Z">
        <w:del w:id="1667" w:author="悠 長谷川" w:date="2025-11-05T18:31:00Z" w16du:dateUtc="2025-11-05T09:31:00Z">
          <w:r w:rsidRPr="009A512C" w:rsidDel="00903752">
            <w:rPr>
              <w:rFonts w:ascii="Times New Roman" w:hAnsi="Times New Roman"/>
              <w:spacing w:val="-6"/>
              <w:kern w:val="16"/>
              <w:sz w:val="20"/>
            </w:rPr>
            <w:delText>行時の</w:delText>
          </w:r>
        </w:del>
      </w:ins>
      <w:ins w:id="1668" w:author="響生 畠中" w:date="2025-11-05T17:42:00Z" w16du:dateUtc="2025-11-05T08:42:00Z">
        <w:del w:id="1669" w:author="悠 長谷川" w:date="2025-11-05T18:31:00Z" w16du:dateUtc="2025-11-05T09:31:00Z">
          <w:r w:rsidR="00E32260" w:rsidDel="00903752">
            <w:rPr>
              <w:rFonts w:ascii="Times New Roman" w:hAnsi="Times New Roman" w:hint="eastAsia"/>
              <w:spacing w:val="-6"/>
              <w:kern w:val="16"/>
              <w:sz w:val="20"/>
            </w:rPr>
            <w:delText>路上</w:delText>
          </w:r>
        </w:del>
      </w:ins>
      <w:ins w:id="1670" w:author="響生 畠中" w:date="2025-11-05T14:54:00Z" w16du:dateUtc="2025-11-05T05:54:00Z">
        <w:del w:id="1671" w:author="悠 長谷川" w:date="2025-11-05T18:31:00Z" w16du:dateUtc="2025-11-05T09:31:00Z">
          <w:r w:rsidR="00566F31" w:rsidRPr="00B13A2D" w:rsidDel="00903752">
            <w:rPr>
              <w:rFonts w:ascii="Times New Roman" w:hAnsi="Times New Roman"/>
              <w:spacing w:val="-6"/>
              <w:kern w:val="16"/>
              <w:sz w:val="20"/>
            </w:rPr>
            <w:delText>駐停車施策</w:delText>
          </w:r>
          <w:r w:rsidR="00566F31" w:rsidRPr="00B13A2D" w:rsidDel="00903752">
            <w:rPr>
              <w:rFonts w:ascii="Times New Roman" w:hAnsi="Times New Roman" w:hint="eastAsia"/>
              <w:spacing w:val="-6"/>
              <w:kern w:val="16"/>
              <w:sz w:val="20"/>
            </w:rPr>
            <w:delText>の効果を評価する．</w:delText>
          </w:r>
        </w:del>
      </w:ins>
    </w:p>
    <w:p w14:paraId="1B9F187A" w14:textId="665EC94C" w:rsidR="00566F31" w:rsidRPr="00AF6125" w:rsidDel="00903752" w:rsidRDefault="00566F31">
      <w:pPr>
        <w:jc w:val="left"/>
        <w:rPr>
          <w:ins w:id="1672" w:author="響生 畠中" w:date="2025-11-05T14:54:00Z" w16du:dateUtc="2025-11-05T05:54:00Z"/>
          <w:del w:id="1673" w:author="悠 長谷川" w:date="2025-11-05T18:31:00Z" w16du:dateUtc="2025-11-05T09:31:00Z"/>
          <w:rFonts w:ascii="Times New Roman" w:hAnsi="Times New Roman"/>
          <w:sz w:val="20"/>
        </w:rPr>
        <w:pPrChange w:id="1674" w:author="悠 長谷川" w:date="2025-11-05T18:31:00Z" w16du:dateUtc="2025-11-05T09:31:00Z">
          <w:pPr>
            <w:jc w:val="center"/>
          </w:pPr>
        </w:pPrChange>
      </w:pPr>
      <w:ins w:id="1675" w:author="響生 畠中" w:date="2025-11-05T14:54:00Z" w16du:dateUtc="2025-11-05T05:54:00Z">
        <w:del w:id="1676" w:author="悠 長谷川" w:date="2025-11-05T18:31:00Z" w16du:dateUtc="2025-11-05T09:31:00Z">
          <w:r w:rsidDel="00903752">
            <w:rPr>
              <w:rFonts w:ascii="Times New Roman" w:hAnsi="Times New Roman" w:hint="eastAsia"/>
              <w:sz w:val="20"/>
            </w:rPr>
            <w:delText xml:space="preserve">　　</w:delText>
          </w:r>
        </w:del>
      </w:ins>
    </w:p>
    <w:p w14:paraId="183BEE2A" w14:textId="23AE5431" w:rsidR="000B64F1" w:rsidRPr="000B64F1" w:rsidRDefault="000B64F1">
      <w:pPr>
        <w:jc w:val="left"/>
        <w:rPr>
          <w:rFonts w:ascii="ＭＳ ゴシック" w:eastAsia="ＭＳ ゴシック" w:hAnsi="ＭＳ ゴシック"/>
          <w:sz w:val="20"/>
        </w:rPr>
        <w:pPrChange w:id="1677" w:author="悠 長谷川" w:date="2025-11-05T18:31:00Z" w16du:dateUtc="2025-11-05T09:31:00Z">
          <w:pPr/>
        </w:pPrChange>
      </w:pPr>
      <w:r w:rsidRPr="000B64F1">
        <w:rPr>
          <w:rFonts w:ascii="ＭＳ ゴシック" w:eastAsia="ＭＳ ゴシック" w:hAnsi="ＭＳ ゴシック" w:hint="eastAsia"/>
          <w:sz w:val="20"/>
        </w:rPr>
        <w:t>3-5.</w:t>
      </w:r>
      <w:r w:rsidRPr="000B64F1">
        <w:rPr>
          <w:rFonts w:ascii="ＭＳ ゴシック" w:eastAsia="ＭＳ ゴシック" w:hAnsi="ＭＳ ゴシック"/>
          <w:sz w:val="20"/>
        </w:rPr>
        <w:t>評価指標と評価</w:t>
      </w:r>
      <w:r w:rsidRPr="000B64F1">
        <w:rPr>
          <w:rFonts w:ascii="ＭＳ ゴシック" w:eastAsia="ＭＳ ゴシック" w:hAnsi="ＭＳ ゴシック" w:hint="eastAsia"/>
          <w:sz w:val="20"/>
        </w:rPr>
        <w:t>の集計範囲</w:t>
      </w:r>
    </w:p>
    <w:p w14:paraId="7F0634F1" w14:textId="47758BCF" w:rsidR="00EB73FE" w:rsidRPr="009A512C" w:rsidRDefault="00074E25" w:rsidP="00EB73FE">
      <w:pPr>
        <w:ind w:firstLineChars="100" w:firstLine="200"/>
        <w:rPr>
          <w:ins w:id="1678" w:author="響生 畠中" w:date="2025-11-05T17:24:00Z" w16du:dateUtc="2025-11-05T08:24:00Z"/>
          <w:rFonts w:ascii="Times New Roman" w:hAnsi="Times New Roman"/>
          <w:sz w:val="20"/>
        </w:rPr>
      </w:pPr>
      <w:ins w:id="1679" w:author="響生 畠中" w:date="2025-11-05T16:57:00Z" w16du:dateUtc="2025-11-05T07:57:00Z">
        <w:r w:rsidRPr="009A512C">
          <w:rPr>
            <w:rFonts w:ascii="Times New Roman" w:hAnsi="Times New Roman" w:hint="eastAsia"/>
            <w:sz w:val="20"/>
          </w:rPr>
          <w:t>シナリオのシミュレーション結果について，空間平均速度，総旅行時間，総走行距離の</w:t>
        </w:r>
      </w:ins>
      <w:ins w:id="1680" w:author="響生 畠中" w:date="2025-11-05T17:39:00Z" w16du:dateUtc="2025-11-05T08:39:00Z">
        <w:r w:rsidR="00E32260" w:rsidRPr="009A512C">
          <w:rPr>
            <w:rFonts w:ascii="Times New Roman" w:hAnsi="Times New Roman"/>
            <w:sz w:val="20"/>
          </w:rPr>
          <w:t>3</w:t>
        </w:r>
      </w:ins>
      <w:ins w:id="1681" w:author="響生 畠中" w:date="2025-11-05T16:57:00Z" w16du:dateUtc="2025-11-05T07:57:00Z">
        <w:r w:rsidRPr="009A512C">
          <w:rPr>
            <w:rFonts w:ascii="Times New Roman" w:hAnsi="Times New Roman" w:hint="eastAsia"/>
            <w:sz w:val="20"/>
          </w:rPr>
          <w:t>指標で評価する．評価の集計範囲は，</w:t>
        </w:r>
      </w:ins>
      <w:ins w:id="1682" w:author="響生 畠中" w:date="2025-11-05T17:41:00Z" w16du:dateUtc="2025-11-05T08:41:00Z">
        <w:r w:rsidR="00E32260" w:rsidRPr="009A512C">
          <w:rPr>
            <w:rFonts w:ascii="Times New Roman" w:hAnsi="Times New Roman"/>
            <w:b/>
            <w:bCs/>
            <w:sz w:val="20"/>
            <w:rPrChange w:id="1683" w:author="響生 畠中" w:date="2025-11-05T18:12:00Z" w16du:dateUtc="2025-11-05T09:12:00Z">
              <w:rPr>
                <w:rFonts w:ascii="Times New Roman" w:hAnsi="Times New Roman"/>
                <w:sz w:val="20"/>
              </w:rPr>
            </w:rPrChange>
          </w:rPr>
          <w:fldChar w:fldCharType="begin"/>
        </w:r>
        <w:r w:rsidR="00E32260" w:rsidRPr="009A512C">
          <w:rPr>
            <w:rFonts w:ascii="Times New Roman" w:hAnsi="Times New Roman"/>
            <w:b/>
            <w:bCs/>
            <w:sz w:val="20"/>
            <w:rPrChange w:id="1684" w:author="響生 畠中" w:date="2025-11-05T18:12:00Z" w16du:dateUtc="2025-11-05T09:12:00Z">
              <w:rPr>
                <w:rFonts w:ascii="Times New Roman" w:hAnsi="Times New Roman"/>
                <w:sz w:val="20"/>
              </w:rPr>
            </w:rPrChange>
          </w:rPr>
          <w:instrText xml:space="preserve"> REF _Ref213256913 \h </w:instrText>
        </w:r>
      </w:ins>
      <w:r w:rsidR="00E32260" w:rsidRPr="009A512C">
        <w:rPr>
          <w:rFonts w:ascii="Times New Roman" w:hAnsi="Times New Roman"/>
          <w:b/>
          <w:bCs/>
          <w:sz w:val="20"/>
        </w:rPr>
        <w:instrText xml:space="preserve"> \* MERGEFORMAT </w:instrText>
      </w:r>
      <w:r w:rsidR="00E32260" w:rsidRPr="00D743BB">
        <w:rPr>
          <w:rFonts w:ascii="Times New Roman" w:hAnsi="Times New Roman"/>
          <w:b/>
          <w:bCs/>
          <w:sz w:val="20"/>
        </w:rPr>
      </w:r>
      <w:ins w:id="1685" w:author="響生 畠中" w:date="2025-11-05T17:41:00Z" w16du:dateUtc="2025-11-05T08:41:00Z">
        <w:r w:rsidR="00E32260" w:rsidRPr="009A512C">
          <w:rPr>
            <w:rFonts w:ascii="Times New Roman" w:hAnsi="Times New Roman"/>
            <w:b/>
            <w:bCs/>
            <w:sz w:val="20"/>
            <w:rPrChange w:id="1686" w:author="響生 畠中" w:date="2025-11-05T18:12:00Z" w16du:dateUtc="2025-11-05T09:12:00Z">
              <w:rPr>
                <w:rFonts w:ascii="Times New Roman" w:hAnsi="Times New Roman"/>
                <w:sz w:val="20"/>
              </w:rPr>
            </w:rPrChange>
          </w:rPr>
          <w:fldChar w:fldCharType="separate"/>
        </w:r>
      </w:ins>
      <w:ins w:id="1687" w:author="響生 畠中" w:date="2025-11-05T19:34:00Z" w16du:dateUtc="2025-11-05T10:34:00Z">
        <w:r w:rsidR="00970F35" w:rsidRPr="00970F35">
          <w:rPr>
            <w:rFonts w:ascii="Times New Roman" w:hAnsi="Times New Roman" w:hint="eastAsia"/>
            <w:b/>
            <w:bCs/>
            <w:sz w:val="20"/>
            <w:szCs w:val="20"/>
            <w:rPrChange w:id="1688" w:author="響生 畠中" w:date="2025-11-05T19:34:00Z" w16du:dateUtc="2025-11-05T10:34:00Z">
              <w:rPr>
                <w:rFonts w:hint="eastAsia"/>
              </w:rPr>
            </w:rPrChange>
          </w:rPr>
          <w:t>表</w:t>
        </w:r>
        <w:r w:rsidR="00970F35" w:rsidRPr="00970F35">
          <w:rPr>
            <w:rFonts w:ascii="Times New Roman" w:hAnsi="Times New Roman"/>
            <w:b/>
            <w:bCs/>
            <w:sz w:val="20"/>
            <w:szCs w:val="20"/>
            <w:rPrChange w:id="1689" w:author="響生 畠中" w:date="2025-11-05T19:34:00Z" w16du:dateUtc="2025-11-05T10:34:00Z">
              <w:rPr>
                <w:rFonts w:ascii="Times New Roman" w:hAnsi="Times New Roman"/>
                <w:noProof/>
                <w:sz w:val="20"/>
                <w:szCs w:val="20"/>
              </w:rPr>
            </w:rPrChange>
          </w:rPr>
          <w:t>3</w:t>
        </w:r>
      </w:ins>
      <w:ins w:id="1690" w:author="響生 畠中" w:date="2025-11-05T17:41:00Z" w16du:dateUtc="2025-11-05T08:41:00Z">
        <w:r w:rsidR="00E32260" w:rsidRPr="009A512C">
          <w:rPr>
            <w:rFonts w:ascii="Times New Roman" w:hAnsi="Times New Roman"/>
            <w:b/>
            <w:bCs/>
            <w:sz w:val="20"/>
            <w:rPrChange w:id="1691" w:author="響生 畠中" w:date="2025-11-05T18:12:00Z" w16du:dateUtc="2025-11-05T09:12:00Z">
              <w:rPr>
                <w:rFonts w:ascii="Times New Roman" w:hAnsi="Times New Roman"/>
                <w:sz w:val="20"/>
              </w:rPr>
            </w:rPrChange>
          </w:rPr>
          <w:fldChar w:fldCharType="end"/>
        </w:r>
      </w:ins>
      <w:ins w:id="1692" w:author="響生 畠中" w:date="2025-11-05T16:57:00Z" w16du:dateUtc="2025-11-05T07:57:00Z">
        <w:r w:rsidRPr="009A512C">
          <w:rPr>
            <w:rFonts w:ascii="Times New Roman" w:hAnsi="Times New Roman"/>
            <w:sz w:val="20"/>
          </w:rPr>
          <w:t xml:space="preserve"> </w:t>
        </w:r>
        <w:r w:rsidRPr="009A512C">
          <w:rPr>
            <w:rFonts w:ascii="Times New Roman" w:hAnsi="Times New Roman" w:hint="eastAsia"/>
            <w:sz w:val="20"/>
          </w:rPr>
          <w:t>の通りである．更に</w:t>
        </w:r>
        <w:r w:rsidRPr="009A512C">
          <w:rPr>
            <w:rFonts w:ascii="Times New Roman" w:hAnsi="Times New Roman"/>
            <w:sz w:val="20"/>
          </w:rPr>
          <w:t>time-space diagram</w:t>
        </w:r>
        <w:r w:rsidRPr="009A512C">
          <w:rPr>
            <w:rFonts w:ascii="Times New Roman" w:hAnsi="Times New Roman" w:hint="eastAsia"/>
            <w:sz w:val="20"/>
          </w:rPr>
          <w:t>を用いて特徴的な現象例について示す（</w:t>
        </w:r>
      </w:ins>
      <w:ins w:id="1693" w:author="響生 畠中" w:date="2025-11-05T17:41:00Z" w16du:dateUtc="2025-11-05T08:41:00Z">
        <w:r w:rsidR="00E32260" w:rsidRPr="009A512C">
          <w:rPr>
            <w:rFonts w:ascii="Times New Roman" w:hAnsi="Times New Roman"/>
            <w:b/>
            <w:bCs/>
            <w:sz w:val="20"/>
            <w:rPrChange w:id="1694" w:author="響生 畠中" w:date="2025-11-05T18:12:00Z" w16du:dateUtc="2025-11-05T09:12:00Z">
              <w:rPr>
                <w:rFonts w:ascii="Times New Roman" w:hAnsi="Times New Roman"/>
                <w:sz w:val="20"/>
              </w:rPr>
            </w:rPrChange>
          </w:rPr>
          <w:fldChar w:fldCharType="begin"/>
        </w:r>
        <w:r w:rsidR="00E32260" w:rsidRPr="009A512C">
          <w:rPr>
            <w:rFonts w:ascii="Times New Roman" w:hAnsi="Times New Roman"/>
            <w:b/>
            <w:bCs/>
            <w:sz w:val="20"/>
            <w:rPrChange w:id="1695" w:author="響生 畠中" w:date="2025-11-05T18:12:00Z" w16du:dateUtc="2025-11-05T09:12:00Z">
              <w:rPr>
                <w:rFonts w:ascii="Times New Roman" w:hAnsi="Times New Roman"/>
                <w:sz w:val="20"/>
              </w:rPr>
            </w:rPrChange>
          </w:rPr>
          <w:instrText xml:space="preserve"> REF _Ref213256932 \h </w:instrText>
        </w:r>
      </w:ins>
      <w:r w:rsidR="00E32260" w:rsidRPr="009A512C">
        <w:rPr>
          <w:rFonts w:ascii="Times New Roman" w:hAnsi="Times New Roman"/>
          <w:b/>
          <w:bCs/>
          <w:sz w:val="20"/>
        </w:rPr>
        <w:instrText xml:space="preserve"> \* MERGEFORMAT </w:instrText>
      </w:r>
      <w:r w:rsidR="00E32260" w:rsidRPr="00D743BB">
        <w:rPr>
          <w:rFonts w:ascii="Times New Roman" w:hAnsi="Times New Roman"/>
          <w:b/>
          <w:bCs/>
          <w:sz w:val="20"/>
        </w:rPr>
      </w:r>
      <w:ins w:id="1696" w:author="響生 畠中" w:date="2025-11-05T17:41:00Z" w16du:dateUtc="2025-11-05T08:41:00Z">
        <w:r w:rsidR="00E32260" w:rsidRPr="009A512C">
          <w:rPr>
            <w:rFonts w:ascii="Times New Roman" w:hAnsi="Times New Roman"/>
            <w:b/>
            <w:bCs/>
            <w:sz w:val="20"/>
            <w:rPrChange w:id="1697" w:author="響生 畠中" w:date="2025-11-05T18:12:00Z" w16du:dateUtc="2025-11-05T09:12:00Z">
              <w:rPr>
                <w:rFonts w:ascii="Times New Roman" w:hAnsi="Times New Roman"/>
                <w:sz w:val="20"/>
              </w:rPr>
            </w:rPrChange>
          </w:rPr>
          <w:fldChar w:fldCharType="separate"/>
        </w:r>
      </w:ins>
      <w:ins w:id="1698" w:author="響生 畠中" w:date="2025-11-05T19:34:00Z" w16du:dateUtc="2025-11-05T10:34:00Z">
        <w:r w:rsidR="00970F35" w:rsidRPr="00970F35">
          <w:rPr>
            <w:rFonts w:ascii="Times New Roman" w:hAnsi="Times New Roman" w:hint="eastAsia"/>
            <w:b/>
            <w:bCs/>
            <w:sz w:val="20"/>
            <w:szCs w:val="20"/>
            <w:rPrChange w:id="1699" w:author="響生 畠中" w:date="2025-11-05T19:34:00Z" w16du:dateUtc="2025-11-05T10:34:00Z">
              <w:rPr>
                <w:rFonts w:hint="eastAsia"/>
              </w:rPr>
            </w:rPrChange>
          </w:rPr>
          <w:t>図</w:t>
        </w:r>
        <w:r w:rsidR="00970F35" w:rsidRPr="00970F35">
          <w:rPr>
            <w:rFonts w:ascii="Times New Roman" w:hAnsi="Times New Roman"/>
            <w:b/>
            <w:bCs/>
            <w:sz w:val="20"/>
            <w:szCs w:val="20"/>
            <w:rPrChange w:id="1700" w:author="響生 畠中" w:date="2025-11-05T19:34:00Z" w16du:dateUtc="2025-11-05T10:34:00Z">
              <w:rPr>
                <w:rFonts w:ascii="Times New Roman" w:hAnsi="Times New Roman"/>
                <w:noProof/>
                <w:sz w:val="20"/>
                <w:szCs w:val="20"/>
              </w:rPr>
            </w:rPrChange>
          </w:rPr>
          <w:t>8</w:t>
        </w:r>
      </w:ins>
      <w:ins w:id="1701" w:author="響生 畠中" w:date="2025-11-05T17:41:00Z" w16du:dateUtc="2025-11-05T08:41:00Z">
        <w:r w:rsidR="00E32260" w:rsidRPr="009A512C">
          <w:rPr>
            <w:rFonts w:ascii="Times New Roman" w:hAnsi="Times New Roman"/>
            <w:b/>
            <w:bCs/>
            <w:sz w:val="20"/>
            <w:rPrChange w:id="1702" w:author="響生 畠中" w:date="2025-11-05T18:12:00Z" w16du:dateUtc="2025-11-05T09:12:00Z">
              <w:rPr>
                <w:rFonts w:ascii="Times New Roman" w:hAnsi="Times New Roman"/>
                <w:sz w:val="20"/>
              </w:rPr>
            </w:rPrChange>
          </w:rPr>
          <w:fldChar w:fldCharType="end"/>
        </w:r>
      </w:ins>
      <w:ins w:id="1703" w:author="響生 畠中" w:date="2025-11-05T16:57:00Z" w16du:dateUtc="2025-11-05T07:57:00Z">
        <w:r w:rsidRPr="009A512C">
          <w:rPr>
            <w:rFonts w:ascii="Times New Roman" w:hAnsi="Times New Roman" w:hint="eastAsia"/>
            <w:sz w:val="20"/>
          </w:rPr>
          <w:t>）．なお，シミュレーション開始時は交通量が過小評価される恐れがあるため，シミュレーション開始直後の</w:t>
        </w:r>
        <w:r w:rsidRPr="009A512C">
          <w:rPr>
            <w:rFonts w:ascii="Times New Roman" w:hAnsi="Times New Roman"/>
            <w:sz w:val="20"/>
          </w:rPr>
          <w:t>6:30</w:t>
        </w:r>
        <w:r w:rsidRPr="009A512C">
          <w:rPr>
            <w:rFonts w:ascii="Times New Roman" w:hAnsi="Times New Roman" w:hint="eastAsia"/>
            <w:sz w:val="20"/>
          </w:rPr>
          <w:t>から</w:t>
        </w:r>
        <w:r w:rsidRPr="009A512C">
          <w:rPr>
            <w:rFonts w:ascii="Times New Roman" w:hAnsi="Times New Roman"/>
            <w:sz w:val="20"/>
          </w:rPr>
          <w:t>7:00</w:t>
        </w:r>
        <w:r w:rsidRPr="009A512C">
          <w:rPr>
            <w:rFonts w:ascii="Times New Roman" w:hAnsi="Times New Roman" w:hint="eastAsia"/>
            <w:sz w:val="20"/>
          </w:rPr>
          <w:t>まではプレランとし，シミュレーション開始</w:t>
        </w:r>
        <w:r w:rsidRPr="009A512C">
          <w:rPr>
            <w:rFonts w:ascii="Times New Roman" w:hAnsi="Times New Roman"/>
            <w:sz w:val="20"/>
          </w:rPr>
          <w:t>30</w:t>
        </w:r>
        <w:r w:rsidRPr="009A512C">
          <w:rPr>
            <w:rFonts w:ascii="Times New Roman" w:hAnsi="Times New Roman" w:hint="eastAsia"/>
            <w:sz w:val="20"/>
          </w:rPr>
          <w:t>分後の</w:t>
        </w:r>
        <w:r w:rsidRPr="009A512C">
          <w:rPr>
            <w:rFonts w:ascii="Times New Roman" w:hAnsi="Times New Roman"/>
            <w:sz w:val="20"/>
          </w:rPr>
          <w:t>7:00</w:t>
        </w:r>
        <w:r w:rsidRPr="009A512C">
          <w:rPr>
            <w:rFonts w:ascii="Times New Roman" w:hAnsi="Times New Roman" w:hint="eastAsia"/>
            <w:sz w:val="20"/>
          </w:rPr>
          <w:t>から</w:t>
        </w:r>
        <w:r w:rsidRPr="009A512C">
          <w:rPr>
            <w:rFonts w:ascii="Times New Roman" w:hAnsi="Times New Roman"/>
            <w:sz w:val="20"/>
          </w:rPr>
          <w:t>18:30</w:t>
        </w:r>
        <w:r w:rsidRPr="009A512C">
          <w:rPr>
            <w:rFonts w:ascii="Times New Roman" w:hAnsi="Times New Roman" w:hint="eastAsia"/>
            <w:sz w:val="20"/>
          </w:rPr>
          <w:t>ま</w:t>
        </w:r>
      </w:ins>
    </w:p>
    <w:p w14:paraId="1C898CF7" w14:textId="77777777" w:rsidR="00EB73FE" w:rsidRPr="009A512C" w:rsidRDefault="00074E25" w:rsidP="00EB73FE">
      <w:pPr>
        <w:jc w:val="left"/>
        <w:rPr>
          <w:ins w:id="1704" w:author="響生 畠中" w:date="2025-11-05T17:26:00Z" w16du:dateUtc="2025-11-05T08:26:00Z"/>
          <w:rFonts w:ascii="Times New Roman" w:hAnsi="Times New Roman"/>
          <w:sz w:val="20"/>
        </w:rPr>
      </w:pPr>
      <w:ins w:id="1705" w:author="響生 畠中" w:date="2025-11-05T16:57:00Z" w16du:dateUtc="2025-11-05T07:57:00Z">
        <w:r w:rsidRPr="009A512C">
          <w:rPr>
            <w:rFonts w:ascii="Times New Roman" w:hAnsi="Times New Roman" w:hint="eastAsia"/>
            <w:sz w:val="20"/>
          </w:rPr>
          <w:t>での出力結果を評価対象とした．</w:t>
        </w:r>
      </w:ins>
    </w:p>
    <w:p w14:paraId="32C3588B" w14:textId="7FD8001E" w:rsidR="00EB73FE" w:rsidRDefault="000B64F1">
      <w:pPr>
        <w:jc w:val="center"/>
        <w:rPr>
          <w:ins w:id="1706" w:author="響生 畠中" w:date="2025-11-05T17:25:00Z" w16du:dateUtc="2025-11-05T08:25:00Z"/>
        </w:rPr>
        <w:pPrChange w:id="1707" w:author="響生 畠中" w:date="2025-11-05T17:26:00Z" w16du:dateUtc="2025-11-05T08:26:00Z">
          <w:pPr>
            <w:jc w:val="left"/>
          </w:pPr>
        </w:pPrChange>
      </w:pPr>
      <w:del w:id="1708" w:author="響生 畠中" w:date="2025-11-05T16:57:00Z" w16du:dateUtc="2025-11-05T07:57:00Z">
        <w:r w:rsidRPr="000B64F1" w:rsidDel="00074E25">
          <w:rPr>
            <w:rFonts w:ascii="Times New Roman" w:hAnsi="Times New Roman" w:hint="eastAsia"/>
            <w:sz w:val="20"/>
          </w:rPr>
          <w:lastRenderedPageBreak/>
          <w:delText>シナリオ</w:delText>
        </w:r>
        <w:r w:rsidRPr="000B64F1" w:rsidDel="00074E25">
          <w:rPr>
            <w:rFonts w:ascii="Times New Roman" w:hAnsi="Times New Roman"/>
            <w:sz w:val="20"/>
          </w:rPr>
          <w:delText>の</w:delText>
        </w:r>
        <w:r w:rsidRPr="000B64F1" w:rsidDel="00074E25">
          <w:rPr>
            <w:rFonts w:ascii="Times New Roman" w:hAnsi="Times New Roman" w:hint="eastAsia"/>
            <w:sz w:val="20"/>
          </w:rPr>
          <w:delText>シミュレーション結果について，</w:delText>
        </w:r>
      </w:del>
      <w:del w:id="1709" w:author="響生 畠中" w:date="2025-11-05T16:50:00Z" w16du:dateUtc="2025-11-05T07:50:00Z">
        <w:r w:rsidRPr="000B64F1" w:rsidDel="00B867A7">
          <w:rPr>
            <w:rFonts w:ascii="Times New Roman" w:hAnsi="Times New Roman" w:hint="eastAsia"/>
            <w:sz w:val="20"/>
          </w:rPr>
          <w:delText>空間平均速度，総走行距離，総旅行時間</w:delText>
        </w:r>
      </w:del>
      <w:del w:id="1710" w:author="響生 畠中" w:date="2025-11-05T16:57:00Z" w16du:dateUtc="2025-11-05T07:57:00Z">
        <w:r w:rsidRPr="000B64F1" w:rsidDel="00074E25">
          <w:rPr>
            <w:rFonts w:ascii="Times New Roman" w:hAnsi="Times New Roman"/>
            <w:sz w:val="20"/>
          </w:rPr>
          <w:delText>の</w:delText>
        </w:r>
        <w:r w:rsidRPr="000B64F1" w:rsidDel="00074E25">
          <w:rPr>
            <w:rFonts w:ascii="Times New Roman" w:hAnsi="Times New Roman"/>
            <w:sz w:val="20"/>
          </w:rPr>
          <w:delText>3</w:delText>
        </w:r>
        <w:r w:rsidRPr="000B64F1" w:rsidDel="00074E25">
          <w:rPr>
            <w:rFonts w:ascii="Times New Roman" w:hAnsi="Times New Roman"/>
            <w:sz w:val="20"/>
          </w:rPr>
          <w:delText>指標で評価</w:delText>
        </w:r>
      </w:del>
      <w:moveToRangeStart w:id="1711" w:author="響生 畠中" w:date="2025-11-05T14:55:00Z" w:name="move213246947"/>
      <w:moveTo w:id="1712" w:author="響生 畠中" w:date="2025-11-05T14:55:00Z" w16du:dateUtc="2025-11-05T05:55:00Z">
        <w:r w:rsidR="00566F31" w:rsidRPr="000B64F1">
          <w:rPr>
            <w:rFonts w:ascii="Times New Roman" w:hAnsi="Times New Roman"/>
            <w:b/>
            <w:bCs/>
            <w:noProof/>
            <w:sz w:val="20"/>
          </w:rPr>
          <w:drawing>
            <wp:inline distT="0" distB="0" distL="0" distR="0" wp14:anchorId="1DD982C5" wp14:editId="22E9C242">
              <wp:extent cx="2734046" cy="3293696"/>
              <wp:effectExtent l="0" t="0" r="0" b="2540"/>
              <wp:docPr id="661412450"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12450" name="図 6"/>
                      <pic:cNvPicPr>
                        <a:picLocks noChangeAspect="1" noChangeArrowheads="1"/>
                      </pic:cNvPicPr>
                    </pic:nvPicPr>
                    <pic:blipFill>
                      <a:blip r:embed="rId19" cstate="print">
                        <a:extLst>
                          <a:ext uri="{28A0092B-C50C-407E-A947-70E740481C1C}">
                            <a14:useLocalDpi xmlns:a14="http://schemas.microsoft.com/office/drawing/2010/main" val="0"/>
                          </a:ext>
                        </a:extLst>
                      </a:blip>
                      <a:srcRect t="1518" b="1518"/>
                      <a:stretch>
                        <a:fillRect/>
                      </a:stretch>
                    </pic:blipFill>
                    <pic:spPr bwMode="auto">
                      <a:xfrm>
                        <a:off x="0" y="0"/>
                        <a:ext cx="2734046" cy="3293696"/>
                      </a:xfrm>
                      <a:prstGeom prst="rect">
                        <a:avLst/>
                      </a:prstGeom>
                      <a:noFill/>
                      <a:ln>
                        <a:noFill/>
                      </a:ln>
                      <a:extLst>
                        <a:ext uri="{53640926-AAD7-44D8-BBD7-CCE9431645EC}">
                          <a14:shadowObscured xmlns:a14="http://schemas.microsoft.com/office/drawing/2010/main"/>
                        </a:ext>
                      </a:extLst>
                    </pic:spPr>
                  </pic:pic>
                </a:graphicData>
              </a:graphic>
            </wp:inline>
          </w:drawing>
        </w:r>
      </w:moveTo>
      <w:moveToRangeEnd w:id="1711"/>
    </w:p>
    <w:p w14:paraId="0D0A72D8" w14:textId="191CFC82" w:rsidR="00566F31" w:rsidRPr="00E32260" w:rsidRDefault="00EB73FE">
      <w:pPr>
        <w:pStyle w:val="af5"/>
        <w:ind w:firstLine="201"/>
        <w:jc w:val="center"/>
        <w:rPr>
          <w:ins w:id="1713" w:author="響生 畠中" w:date="2025-11-05T14:55:00Z" w16du:dateUtc="2025-11-05T05:55:00Z"/>
          <w:rFonts w:ascii="Times New Roman" w:hAnsi="Times New Roman"/>
          <w:sz w:val="18"/>
          <w:szCs w:val="20"/>
          <w:rPrChange w:id="1714" w:author="響生 畠中" w:date="2025-11-05T17:39:00Z" w16du:dateUtc="2025-11-05T08:39:00Z">
            <w:rPr>
              <w:ins w:id="1715" w:author="響生 畠中" w:date="2025-11-05T14:55:00Z" w16du:dateUtc="2025-11-05T05:55:00Z"/>
              <w:rFonts w:ascii="Times New Roman" w:hAnsi="Times New Roman"/>
              <w:sz w:val="20"/>
            </w:rPr>
          </w:rPrChange>
        </w:rPr>
        <w:pPrChange w:id="1716" w:author="響生 畠中" w:date="2025-11-05T17:39:00Z" w16du:dateUtc="2025-11-05T08:39:00Z">
          <w:pPr>
            <w:kinsoku w:val="0"/>
            <w:ind w:firstLineChars="100" w:firstLine="210"/>
            <w:jc w:val="left"/>
          </w:pPr>
        </w:pPrChange>
      </w:pPr>
      <w:bookmarkStart w:id="1717" w:name="_Ref213256978"/>
      <w:ins w:id="1718" w:author="響生 畠中" w:date="2025-11-05T17:25:00Z" w16du:dateUtc="2025-11-05T08:25:00Z">
        <w:r w:rsidRPr="00E32260">
          <w:rPr>
            <w:rFonts w:hint="eastAsia"/>
            <w:sz w:val="20"/>
            <w:szCs w:val="20"/>
            <w:rPrChange w:id="1719" w:author="響生 畠中" w:date="2025-11-05T17:39:00Z" w16du:dateUtc="2025-11-05T08:39:00Z">
              <w:rPr>
                <w:rFonts w:hint="eastAsia"/>
              </w:rPr>
            </w:rPrChange>
          </w:rPr>
          <w:t>図</w:t>
        </w:r>
        <w:r w:rsidRPr="00E32260">
          <w:rPr>
            <w:rFonts w:ascii="Times New Roman" w:hAnsi="Times New Roman"/>
            <w:sz w:val="20"/>
            <w:szCs w:val="20"/>
            <w:rPrChange w:id="1720" w:author="響生 畠中" w:date="2025-11-05T17:39:00Z" w16du:dateUtc="2025-11-05T08:39:00Z">
              <w:rPr/>
            </w:rPrChange>
          </w:rPr>
          <w:fldChar w:fldCharType="begin"/>
        </w:r>
        <w:r w:rsidRPr="00E32260">
          <w:rPr>
            <w:rFonts w:ascii="Times New Roman" w:hAnsi="Times New Roman"/>
            <w:sz w:val="20"/>
            <w:szCs w:val="20"/>
            <w:rPrChange w:id="1721" w:author="響生 畠中" w:date="2025-11-05T17:39:00Z" w16du:dateUtc="2025-11-05T08:39:00Z">
              <w:rPr/>
            </w:rPrChange>
          </w:rPr>
          <w:instrText xml:space="preserve"> SEQ </w:instrText>
        </w:r>
        <w:r w:rsidRPr="00E32260">
          <w:rPr>
            <w:rFonts w:ascii="Times New Roman" w:hAnsi="Times New Roman" w:hint="eastAsia"/>
            <w:sz w:val="20"/>
            <w:szCs w:val="20"/>
            <w:rPrChange w:id="1722" w:author="響生 畠中" w:date="2025-11-05T17:39:00Z" w16du:dateUtc="2025-11-05T08:39:00Z">
              <w:rPr>
                <w:rFonts w:hint="eastAsia"/>
              </w:rPr>
            </w:rPrChange>
          </w:rPr>
          <w:instrText>図</w:instrText>
        </w:r>
        <w:r w:rsidRPr="00E32260">
          <w:rPr>
            <w:rFonts w:ascii="Times New Roman" w:hAnsi="Times New Roman"/>
            <w:sz w:val="20"/>
            <w:szCs w:val="20"/>
            <w:rPrChange w:id="1723" w:author="響生 畠中" w:date="2025-11-05T17:39:00Z" w16du:dateUtc="2025-11-05T08:39:00Z">
              <w:rPr/>
            </w:rPrChange>
          </w:rPr>
          <w:instrText xml:space="preserve"> \* ARABIC </w:instrText>
        </w:r>
      </w:ins>
      <w:r w:rsidRPr="00E32260">
        <w:rPr>
          <w:rFonts w:ascii="Times New Roman" w:hAnsi="Times New Roman"/>
          <w:sz w:val="20"/>
          <w:szCs w:val="20"/>
          <w:rPrChange w:id="1724" w:author="響生 畠中" w:date="2025-11-05T17:39:00Z" w16du:dateUtc="2025-11-05T08:39:00Z">
            <w:rPr/>
          </w:rPrChange>
        </w:rPr>
        <w:fldChar w:fldCharType="separate"/>
      </w:r>
      <w:ins w:id="1725" w:author="響生 畠中" w:date="2025-11-05T19:34:00Z" w16du:dateUtc="2025-11-05T10:34:00Z">
        <w:r w:rsidR="00970F35">
          <w:rPr>
            <w:rFonts w:ascii="Times New Roman" w:hAnsi="Times New Roman"/>
            <w:noProof/>
            <w:sz w:val="20"/>
            <w:szCs w:val="20"/>
          </w:rPr>
          <w:t>4</w:t>
        </w:r>
      </w:ins>
      <w:ins w:id="1726" w:author="響生 畠中" w:date="2025-11-05T17:25:00Z" w16du:dateUtc="2025-11-05T08:25:00Z">
        <w:r w:rsidRPr="00E32260">
          <w:rPr>
            <w:rFonts w:ascii="Times New Roman" w:hAnsi="Times New Roman"/>
            <w:sz w:val="20"/>
            <w:szCs w:val="20"/>
            <w:rPrChange w:id="1727" w:author="響生 畠中" w:date="2025-11-05T17:39:00Z" w16du:dateUtc="2025-11-05T08:39:00Z">
              <w:rPr/>
            </w:rPrChange>
          </w:rPr>
          <w:fldChar w:fldCharType="end"/>
        </w:r>
        <w:bookmarkEnd w:id="1717"/>
        <w:r w:rsidRPr="00E32260">
          <w:rPr>
            <w:rFonts w:hint="eastAsia"/>
            <w:sz w:val="20"/>
            <w:szCs w:val="20"/>
            <w:rPrChange w:id="1728" w:author="響生 畠中" w:date="2025-11-05T17:39:00Z" w16du:dateUtc="2025-11-05T08:39:00Z">
              <w:rPr>
                <w:rFonts w:hint="eastAsia"/>
              </w:rPr>
            </w:rPrChange>
          </w:rPr>
          <w:t>：ネットワーク全体での全時間代表値</w:t>
        </w:r>
      </w:ins>
    </w:p>
    <w:p w14:paraId="49AC722F" w14:textId="21628B95" w:rsidR="00566F31" w:rsidDel="00566F31" w:rsidRDefault="00DA071F">
      <w:pPr>
        <w:spacing w:line="140" w:lineRule="exact"/>
        <w:jc w:val="center"/>
        <w:rPr>
          <w:del w:id="1729" w:author="響生 畠中" w:date="2025-11-05T14:55:00Z" w16du:dateUtc="2025-11-05T05:55:00Z"/>
          <w:moveTo w:id="1730" w:author="響生 畠中" w:date="2025-11-05T14:55:00Z" w16du:dateUtc="2025-11-05T05:55:00Z"/>
          <w:rFonts w:ascii="Times New Roman" w:hAnsi="Times New Roman"/>
          <w:b/>
          <w:bCs/>
          <w:sz w:val="20"/>
        </w:rPr>
        <w:pPrChange w:id="1731" w:author="響生 畠中" w:date="2025-11-05T17:28:00Z" w16du:dateUtc="2025-11-05T08:28:00Z">
          <w:pPr>
            <w:jc w:val="center"/>
          </w:pPr>
        </w:pPrChange>
      </w:pPr>
      <w:ins w:id="1732" w:author="響生 畠中" w:date="2025-11-05T17:26:00Z" w16du:dateUtc="2025-11-05T08:26:00Z">
        <w:r>
          <w:rPr>
            <w:noProof/>
          </w:rPr>
          <mc:AlternateContent>
            <mc:Choice Requires="wps">
              <w:drawing>
                <wp:anchor distT="0" distB="0" distL="114300" distR="114300" simplePos="0" relativeHeight="251684864" behindDoc="0" locked="0" layoutInCell="1" allowOverlap="1" wp14:anchorId="09336557" wp14:editId="1960D6C0">
                  <wp:simplePos x="0" y="0"/>
                  <wp:positionH relativeFrom="column">
                    <wp:posOffset>-7620</wp:posOffset>
                  </wp:positionH>
                  <wp:positionV relativeFrom="paragraph">
                    <wp:posOffset>1465817</wp:posOffset>
                  </wp:positionV>
                  <wp:extent cx="2852420" cy="635"/>
                  <wp:effectExtent l="0" t="0" r="0" b="0"/>
                  <wp:wrapTopAndBottom/>
                  <wp:docPr id="79697057" name="テキスト ボックス 1"/>
                  <wp:cNvGraphicFramePr/>
                  <a:graphic xmlns:a="http://schemas.openxmlformats.org/drawingml/2006/main">
                    <a:graphicData uri="http://schemas.microsoft.com/office/word/2010/wordprocessingShape">
                      <wps:wsp>
                        <wps:cNvSpPr txBox="1"/>
                        <wps:spPr>
                          <a:xfrm>
                            <a:off x="0" y="0"/>
                            <a:ext cx="2852420" cy="635"/>
                          </a:xfrm>
                          <a:prstGeom prst="rect">
                            <a:avLst/>
                          </a:prstGeom>
                          <a:solidFill>
                            <a:prstClr val="white"/>
                          </a:solidFill>
                          <a:ln>
                            <a:noFill/>
                          </a:ln>
                        </wps:spPr>
                        <wps:txbx>
                          <w:txbxContent>
                            <w:p w14:paraId="2A40AC14" w14:textId="4DDF5DBB" w:rsidR="00DA071F" w:rsidRPr="00E32260" w:rsidRDefault="00DA071F">
                              <w:pPr>
                                <w:pStyle w:val="af5"/>
                                <w:ind w:firstLine="201"/>
                                <w:jc w:val="center"/>
                                <w:rPr>
                                  <w:rFonts w:ascii="Times New Roman" w:hAnsi="Times New Roman"/>
                                  <w:b w:val="0"/>
                                  <w:bCs w:val="0"/>
                                  <w:noProof/>
                                  <w:sz w:val="18"/>
                                  <w:szCs w:val="20"/>
                                  <w:rPrChange w:id="1733" w:author="響生 畠中" w:date="2025-11-05T17:39:00Z" w16du:dateUtc="2025-11-05T08:39:00Z">
                                    <w:rPr>
                                      <w:rFonts w:ascii="Times New Roman" w:hAnsi="Times New Roman"/>
                                      <w:b/>
                                      <w:bCs/>
                                      <w:noProof/>
                                      <w:sz w:val="20"/>
                                    </w:rPr>
                                  </w:rPrChange>
                                </w:rPr>
                                <w:pPrChange w:id="1734" w:author="響生 畠中" w:date="2025-11-05T17:26:00Z" w16du:dateUtc="2025-11-05T08:26:00Z">
                                  <w:pPr/>
                                </w:pPrChange>
                              </w:pPr>
                              <w:bookmarkStart w:id="1735" w:name="_Ref213257010"/>
                              <w:ins w:id="1736" w:author="響生 畠中" w:date="2025-11-05T17:26:00Z" w16du:dateUtc="2025-11-05T08:26:00Z">
                                <w:r w:rsidRPr="00E32260">
                                  <w:rPr>
                                    <w:rFonts w:hint="eastAsia"/>
                                    <w:sz w:val="20"/>
                                    <w:szCs w:val="20"/>
                                    <w:rPrChange w:id="1737" w:author="響生 畠中" w:date="2025-11-05T17:39:00Z" w16du:dateUtc="2025-11-05T08:39:00Z">
                                      <w:rPr>
                                        <w:rFonts w:hint="eastAsia"/>
                                      </w:rPr>
                                    </w:rPrChange>
                                  </w:rPr>
                                  <w:t>図</w:t>
                                </w:r>
                                <w:r w:rsidRPr="00E32260">
                                  <w:rPr>
                                    <w:rFonts w:ascii="Times New Roman" w:hAnsi="Times New Roman"/>
                                    <w:sz w:val="20"/>
                                    <w:szCs w:val="20"/>
                                    <w:rPrChange w:id="1738" w:author="響生 畠中" w:date="2025-11-05T17:39:00Z" w16du:dateUtc="2025-11-05T08:39:00Z">
                                      <w:rPr/>
                                    </w:rPrChange>
                                  </w:rPr>
                                  <w:fldChar w:fldCharType="begin"/>
                                </w:r>
                                <w:r w:rsidRPr="00E32260">
                                  <w:rPr>
                                    <w:rFonts w:ascii="Times New Roman" w:hAnsi="Times New Roman"/>
                                    <w:sz w:val="20"/>
                                    <w:szCs w:val="20"/>
                                    <w:rPrChange w:id="1739" w:author="響生 畠中" w:date="2025-11-05T17:39:00Z" w16du:dateUtc="2025-11-05T08:39:00Z">
                                      <w:rPr/>
                                    </w:rPrChange>
                                  </w:rPr>
                                  <w:instrText xml:space="preserve"> SEQ </w:instrText>
                                </w:r>
                                <w:r w:rsidRPr="00E32260">
                                  <w:rPr>
                                    <w:rFonts w:ascii="Times New Roman" w:hAnsi="Times New Roman" w:hint="eastAsia"/>
                                    <w:sz w:val="20"/>
                                    <w:szCs w:val="20"/>
                                    <w:rPrChange w:id="1740" w:author="響生 畠中" w:date="2025-11-05T17:39:00Z" w16du:dateUtc="2025-11-05T08:39:00Z">
                                      <w:rPr>
                                        <w:rFonts w:hint="eastAsia"/>
                                      </w:rPr>
                                    </w:rPrChange>
                                  </w:rPr>
                                  <w:instrText>図</w:instrText>
                                </w:r>
                                <w:r w:rsidRPr="00E32260">
                                  <w:rPr>
                                    <w:rFonts w:ascii="Times New Roman" w:hAnsi="Times New Roman"/>
                                    <w:sz w:val="20"/>
                                    <w:szCs w:val="20"/>
                                    <w:rPrChange w:id="1741" w:author="響生 畠中" w:date="2025-11-05T17:39:00Z" w16du:dateUtc="2025-11-05T08:39:00Z">
                                      <w:rPr/>
                                    </w:rPrChange>
                                  </w:rPr>
                                  <w:instrText xml:space="preserve"> \* ARABIC </w:instrText>
                                </w:r>
                              </w:ins>
                              <w:r w:rsidRPr="00E32260">
                                <w:rPr>
                                  <w:rFonts w:ascii="Times New Roman" w:hAnsi="Times New Roman"/>
                                  <w:sz w:val="20"/>
                                  <w:szCs w:val="20"/>
                                  <w:rPrChange w:id="1742" w:author="響生 畠中" w:date="2025-11-05T17:39:00Z" w16du:dateUtc="2025-11-05T08:39:00Z">
                                    <w:rPr/>
                                  </w:rPrChange>
                                </w:rPr>
                                <w:fldChar w:fldCharType="separate"/>
                              </w:r>
                              <w:ins w:id="1743" w:author="響生 畠中" w:date="2025-11-05T19:34:00Z" w16du:dateUtc="2025-11-05T10:34:00Z">
                                <w:r w:rsidR="00970F35">
                                  <w:rPr>
                                    <w:rFonts w:ascii="Times New Roman" w:hAnsi="Times New Roman"/>
                                    <w:noProof/>
                                    <w:sz w:val="20"/>
                                    <w:szCs w:val="20"/>
                                  </w:rPr>
                                  <w:t>5</w:t>
                                </w:r>
                              </w:ins>
                              <w:ins w:id="1744" w:author="響生 畠中" w:date="2025-11-05T17:26:00Z" w16du:dateUtc="2025-11-05T08:26:00Z">
                                <w:r w:rsidRPr="00E32260">
                                  <w:rPr>
                                    <w:rFonts w:ascii="Times New Roman" w:hAnsi="Times New Roman"/>
                                    <w:sz w:val="20"/>
                                    <w:szCs w:val="20"/>
                                    <w:rPrChange w:id="1745" w:author="響生 畠中" w:date="2025-11-05T17:39:00Z" w16du:dateUtc="2025-11-05T08:39:00Z">
                                      <w:rPr/>
                                    </w:rPrChange>
                                  </w:rPr>
                                  <w:fldChar w:fldCharType="end"/>
                                </w:r>
                                <w:bookmarkEnd w:id="1735"/>
                                <w:r w:rsidRPr="00E32260">
                                  <w:rPr>
                                    <w:rFonts w:hint="eastAsia"/>
                                    <w:sz w:val="20"/>
                                    <w:szCs w:val="20"/>
                                    <w:rPrChange w:id="1746" w:author="響生 畠中" w:date="2025-11-05T17:39:00Z" w16du:dateUtc="2025-11-05T08:39:00Z">
                                      <w:rPr>
                                        <w:rFonts w:hint="eastAsia"/>
                                      </w:rPr>
                                    </w:rPrChange>
                                  </w:rPr>
                                  <w:t>：ネットワーク全体での時間推移</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336557" id="_x0000_s1033" type="#_x0000_t202" style="position:absolute;left:0;text-align:left;margin-left:-.6pt;margin-top:115.4pt;width:224.6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" stroked="f">
                  <v:textbox style="mso-fit-shape-to-text:t" inset="0,0,0,0">
                    <w:txbxContent>
                      <w:p w14:paraId="2A40AC14" w14:textId="4DDF5DBB" w:rsidR="00DA071F" w:rsidRPr="00E32260" w:rsidRDefault="00DA071F">
                        <w:pPr>
                          <w:pStyle w:val="af5"/>
                          <w:ind w:firstLine="201"/>
                          <w:jc w:val="center"/>
                          <w:rPr>
                            <w:rFonts w:ascii="Times New Roman" w:hAnsi="Times New Roman"/>
                            <w:b w:val="0"/>
                            <w:bCs w:val="0"/>
                            <w:noProof/>
                            <w:sz w:val="18"/>
                            <w:szCs w:val="20"/>
                            <w:rPrChange w:id="1747" w:author="響生 畠中" w:date="2025-11-05T17:39:00Z" w16du:dateUtc="2025-11-05T08:39:00Z">
                              <w:rPr>
                                <w:rFonts w:ascii="Times New Roman" w:hAnsi="Times New Roman"/>
                                <w:b/>
                                <w:bCs/>
                                <w:noProof/>
                                <w:sz w:val="20"/>
                              </w:rPr>
                            </w:rPrChange>
                          </w:rPr>
                          <w:pPrChange w:id="1748" w:author="響生 畠中" w:date="2025-11-05T17:26:00Z" w16du:dateUtc="2025-11-05T08:26:00Z">
                            <w:pPr/>
                          </w:pPrChange>
                        </w:pPr>
                        <w:bookmarkStart w:id="1749" w:name="_Ref213257010"/>
                        <w:ins w:id="1750" w:author="響生 畠中" w:date="2025-11-05T17:26:00Z" w16du:dateUtc="2025-11-05T08:26:00Z">
                          <w:r w:rsidRPr="00E32260">
                            <w:rPr>
                              <w:rFonts w:hint="eastAsia"/>
                              <w:sz w:val="20"/>
                              <w:szCs w:val="20"/>
                              <w:rPrChange w:id="1751" w:author="響生 畠中" w:date="2025-11-05T17:39:00Z" w16du:dateUtc="2025-11-05T08:39:00Z">
                                <w:rPr>
                                  <w:rFonts w:hint="eastAsia"/>
                                </w:rPr>
                              </w:rPrChange>
                            </w:rPr>
                            <w:t>図</w:t>
                          </w:r>
                          <w:r w:rsidRPr="00E32260">
                            <w:rPr>
                              <w:rFonts w:ascii="Times New Roman" w:hAnsi="Times New Roman"/>
                              <w:sz w:val="20"/>
                              <w:szCs w:val="20"/>
                              <w:rPrChange w:id="1752" w:author="響生 畠中" w:date="2025-11-05T17:39:00Z" w16du:dateUtc="2025-11-05T08:39:00Z">
                                <w:rPr/>
                              </w:rPrChange>
                            </w:rPr>
                            <w:fldChar w:fldCharType="begin"/>
                          </w:r>
                          <w:r w:rsidRPr="00E32260">
                            <w:rPr>
                              <w:rFonts w:ascii="Times New Roman" w:hAnsi="Times New Roman"/>
                              <w:sz w:val="20"/>
                              <w:szCs w:val="20"/>
                              <w:rPrChange w:id="1753" w:author="響生 畠中" w:date="2025-11-05T17:39:00Z" w16du:dateUtc="2025-11-05T08:39:00Z">
                                <w:rPr/>
                              </w:rPrChange>
                            </w:rPr>
                            <w:instrText xml:space="preserve"> SEQ </w:instrText>
                          </w:r>
                          <w:r w:rsidRPr="00E32260">
                            <w:rPr>
                              <w:rFonts w:ascii="Times New Roman" w:hAnsi="Times New Roman" w:hint="eastAsia"/>
                              <w:sz w:val="20"/>
                              <w:szCs w:val="20"/>
                              <w:rPrChange w:id="1754" w:author="響生 畠中" w:date="2025-11-05T17:39:00Z" w16du:dateUtc="2025-11-05T08:39:00Z">
                                <w:rPr>
                                  <w:rFonts w:hint="eastAsia"/>
                                </w:rPr>
                              </w:rPrChange>
                            </w:rPr>
                            <w:instrText>図</w:instrText>
                          </w:r>
                          <w:r w:rsidRPr="00E32260">
                            <w:rPr>
                              <w:rFonts w:ascii="Times New Roman" w:hAnsi="Times New Roman"/>
                              <w:sz w:val="20"/>
                              <w:szCs w:val="20"/>
                              <w:rPrChange w:id="1755" w:author="響生 畠中" w:date="2025-11-05T17:39:00Z" w16du:dateUtc="2025-11-05T08:39:00Z">
                                <w:rPr/>
                              </w:rPrChange>
                            </w:rPr>
                            <w:instrText xml:space="preserve"> \* ARABIC </w:instrText>
                          </w:r>
                        </w:ins>
                        <w:r w:rsidRPr="00E32260">
                          <w:rPr>
                            <w:rFonts w:ascii="Times New Roman" w:hAnsi="Times New Roman"/>
                            <w:sz w:val="20"/>
                            <w:szCs w:val="20"/>
                            <w:rPrChange w:id="1756" w:author="響生 畠中" w:date="2025-11-05T17:39:00Z" w16du:dateUtc="2025-11-05T08:39:00Z">
                              <w:rPr/>
                            </w:rPrChange>
                          </w:rPr>
                          <w:fldChar w:fldCharType="separate"/>
                        </w:r>
                        <w:ins w:id="1757" w:author="響生 畠中" w:date="2025-11-05T19:34:00Z" w16du:dateUtc="2025-11-05T10:34:00Z">
                          <w:r w:rsidR="00970F35">
                            <w:rPr>
                              <w:rFonts w:ascii="Times New Roman" w:hAnsi="Times New Roman"/>
                              <w:noProof/>
                              <w:sz w:val="20"/>
                              <w:szCs w:val="20"/>
                            </w:rPr>
                            <w:t>5</w:t>
                          </w:r>
                        </w:ins>
                        <w:ins w:id="1758" w:author="響生 畠中" w:date="2025-11-05T17:26:00Z" w16du:dateUtc="2025-11-05T08:26:00Z">
                          <w:r w:rsidRPr="00E32260">
                            <w:rPr>
                              <w:rFonts w:ascii="Times New Roman" w:hAnsi="Times New Roman"/>
                              <w:sz w:val="20"/>
                              <w:szCs w:val="20"/>
                              <w:rPrChange w:id="1759" w:author="響生 畠中" w:date="2025-11-05T17:39:00Z" w16du:dateUtc="2025-11-05T08:39:00Z">
                                <w:rPr/>
                              </w:rPrChange>
                            </w:rPr>
                            <w:fldChar w:fldCharType="end"/>
                          </w:r>
                          <w:bookmarkEnd w:id="1749"/>
                          <w:r w:rsidRPr="00E32260">
                            <w:rPr>
                              <w:rFonts w:hint="eastAsia"/>
                              <w:sz w:val="20"/>
                              <w:szCs w:val="20"/>
                              <w:rPrChange w:id="1760" w:author="響生 畠中" w:date="2025-11-05T17:39:00Z" w16du:dateUtc="2025-11-05T08:39:00Z">
                                <w:rPr>
                                  <w:rFonts w:hint="eastAsia"/>
                                </w:rPr>
                              </w:rPrChange>
                            </w:rPr>
                            <w:t>：ネットワーク全体での時間推移</w:t>
                          </w:r>
                        </w:ins>
                      </w:p>
                    </w:txbxContent>
                  </v:textbox>
                  <w10:wrap type="topAndBottom"/>
                </v:shape>
              </w:pict>
            </mc:Fallback>
          </mc:AlternateContent>
        </w:r>
      </w:ins>
      <w:ins w:id="1761" w:author="響生 畠中" w:date="2025-11-05T14:55:00Z" w16du:dateUtc="2025-11-05T05:55:00Z">
        <w:r w:rsidRPr="000B64F1">
          <w:rPr>
            <w:rFonts w:ascii="Times New Roman" w:hAnsi="Times New Roman"/>
            <w:b/>
            <w:bCs/>
            <w:noProof/>
            <w:sz w:val="20"/>
          </w:rPr>
          <w:drawing>
            <wp:anchor distT="0" distB="0" distL="114300" distR="114300" simplePos="0" relativeHeight="251678720" behindDoc="0" locked="0" layoutInCell="1" allowOverlap="1" wp14:anchorId="158B5CDF" wp14:editId="2B79E267">
              <wp:simplePos x="0" y="0"/>
              <wp:positionH relativeFrom="column">
                <wp:posOffset>54610</wp:posOffset>
              </wp:positionH>
              <wp:positionV relativeFrom="paragraph">
                <wp:posOffset>92710</wp:posOffset>
              </wp:positionV>
              <wp:extent cx="2852420" cy="1433195"/>
              <wp:effectExtent l="0" t="0" r="5080" b="0"/>
              <wp:wrapTopAndBottom/>
              <wp:docPr id="317972197" name="図 20" descr="グラフ, 折れ線グラフ, ヒスト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72197" name="図 20" descr="グラフ, 折れ線グラフ, ヒストグラム&#10;&#10;AI 生成コンテンツは誤りを含む可能性があります。"/>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7147"/>
                      <a:stretch>
                        <a:fillRect/>
                      </a:stretch>
                    </pic:blipFill>
                    <pic:spPr bwMode="auto">
                      <a:xfrm>
                        <a:off x="0" y="0"/>
                        <a:ext cx="2852420" cy="14331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ins>
      <w:moveToRangeStart w:id="1762" w:author="響生 畠中" w:date="2025-11-05T14:55:00Z" w:name="move213246965"/>
      <w:moveTo w:id="1763" w:author="響生 畠中" w:date="2025-11-05T14:55:00Z" w16du:dateUtc="2025-11-05T05:55:00Z">
        <w:del w:id="1764" w:author="響生 畠中" w:date="2025-11-05T17:25:00Z" w16du:dateUtc="2025-11-05T08:25:00Z">
          <w:r w:rsidR="00566F31" w:rsidRPr="00037C0B" w:rsidDel="00EB73FE">
            <w:rPr>
              <w:rFonts w:hint="eastAsia"/>
              <w:b/>
              <w:bCs/>
              <w:sz w:val="20"/>
              <w:szCs w:val="20"/>
            </w:rPr>
            <w:delText>図</w:delText>
          </w:r>
          <w:r w:rsidR="00566F31" w:rsidRPr="00037C0B" w:rsidDel="00EB73FE">
            <w:rPr>
              <w:rFonts w:hint="eastAsia"/>
              <w:b/>
              <w:bCs/>
              <w:sz w:val="20"/>
              <w:szCs w:val="20"/>
            </w:rPr>
            <w:delText xml:space="preserve"> </w:delText>
          </w:r>
          <w:r w:rsidR="00566F31" w:rsidDel="00EB73FE">
            <w:rPr>
              <w:rFonts w:ascii="Times New Roman" w:hAnsi="Times New Roman" w:hint="eastAsia"/>
              <w:b/>
              <w:bCs/>
              <w:sz w:val="20"/>
              <w:szCs w:val="20"/>
            </w:rPr>
            <w:delText>4</w:delText>
          </w:r>
          <w:r w:rsidR="00566F31" w:rsidRPr="00037C0B" w:rsidDel="00EB73FE">
            <w:rPr>
              <w:rFonts w:hint="eastAsia"/>
              <w:b/>
              <w:bCs/>
              <w:sz w:val="20"/>
              <w:szCs w:val="20"/>
            </w:rPr>
            <w:delText>：</w:delText>
          </w:r>
          <w:r w:rsidR="00566F31" w:rsidRPr="000B64F1" w:rsidDel="00EB73FE">
            <w:rPr>
              <w:rFonts w:ascii="Times New Roman" w:hAnsi="Times New Roman" w:hint="eastAsia"/>
              <w:b/>
              <w:bCs/>
              <w:sz w:val="20"/>
              <w:szCs w:val="20"/>
            </w:rPr>
            <w:delText>ネットワーク全体での全時間代表値</w:delText>
          </w:r>
        </w:del>
      </w:moveTo>
    </w:p>
    <w:moveToRangeEnd w:id="1762"/>
    <w:p w14:paraId="5D8F84C0" w14:textId="0C57969B" w:rsidR="00037C0B" w:rsidRPr="0029272C" w:rsidDel="00566F31" w:rsidRDefault="000B64F1">
      <w:pPr>
        <w:kinsoku w:val="0"/>
        <w:spacing w:line="140" w:lineRule="exact"/>
        <w:ind w:firstLineChars="100" w:firstLine="200"/>
        <w:jc w:val="left"/>
        <w:rPr>
          <w:del w:id="1765" w:author="響生 畠中" w:date="2025-11-05T14:56:00Z" w16du:dateUtc="2025-11-05T05:56:00Z"/>
          <w:rFonts w:ascii="Times New Roman" w:hAnsi="Times New Roman"/>
          <w:sz w:val="20"/>
        </w:rPr>
        <w:pPrChange w:id="1766" w:author="響生 畠中" w:date="2025-11-05T17:29:00Z" w16du:dateUtc="2025-11-05T08:29:00Z">
          <w:pPr>
            <w:kinsoku w:val="0"/>
            <w:jc w:val="left"/>
          </w:pPr>
        </w:pPrChange>
      </w:pPr>
      <w:del w:id="1767" w:author="響生 畠中" w:date="2025-11-05T14:59:00Z" w16du:dateUtc="2025-11-05T05:59:00Z">
        <w:r w:rsidRPr="000B64F1" w:rsidDel="00462AB2">
          <w:rPr>
            <w:rFonts w:ascii="Times New Roman" w:hAnsi="Times New Roman" w:hint="eastAsia"/>
            <w:sz w:val="20"/>
          </w:rPr>
          <w:delText>する．評価の</w:delText>
        </w:r>
        <w:r w:rsidRPr="000B64F1" w:rsidDel="00462AB2">
          <w:rPr>
            <w:rFonts w:ascii="Times New Roman" w:hAnsi="Times New Roman"/>
            <w:sz w:val="20"/>
          </w:rPr>
          <w:delText>集計範囲は，</w:delText>
        </w:r>
      </w:del>
      <w:del w:id="1768" w:author="響生 畠中" w:date="2025-11-05T13:06:00Z" w16du:dateUtc="2025-11-05T04:06:00Z">
        <w:r w:rsidRPr="000B64F1" w:rsidDel="0094208B">
          <w:rPr>
            <w:rFonts w:ascii="Times New Roman" w:hAnsi="Times New Roman" w:hint="eastAsia"/>
            <w:b/>
            <w:bCs/>
            <w:sz w:val="20"/>
          </w:rPr>
          <w:delText>表</w:delText>
        </w:r>
        <w:r w:rsidRPr="000B64F1" w:rsidDel="0094208B">
          <w:rPr>
            <w:rFonts w:ascii="Times New Roman" w:hAnsi="Times New Roman" w:hint="eastAsia"/>
            <w:b/>
            <w:bCs/>
            <w:sz w:val="20"/>
          </w:rPr>
          <w:delText>3</w:delText>
        </w:r>
      </w:del>
      <w:del w:id="1769" w:author="響生 畠中" w:date="2025-11-05T14:59:00Z" w16du:dateUtc="2025-11-05T05:59:00Z">
        <w:r w:rsidRPr="000B64F1" w:rsidDel="00462AB2">
          <w:rPr>
            <w:rFonts w:ascii="Times New Roman" w:hAnsi="Times New Roman"/>
            <w:sz w:val="20"/>
          </w:rPr>
          <w:delText>の通りである．</w:delText>
        </w:r>
      </w:del>
      <w:del w:id="1770" w:author="響生 畠中" w:date="2025-11-05T15:52:00Z" w16du:dateUtc="2025-11-05T06:52:00Z">
        <w:r w:rsidR="005B14AC" w:rsidDel="00D674A9">
          <w:rPr>
            <w:rFonts w:ascii="Times New Roman" w:hAnsi="Times New Roman" w:hint="eastAsia"/>
            <w:sz w:val="20"/>
          </w:rPr>
          <w:delText>4</w:delText>
        </w:r>
        <w:r w:rsidR="005B14AC" w:rsidDel="00D674A9">
          <w:rPr>
            <w:rFonts w:ascii="Times New Roman" w:hAnsi="Times New Roman" w:hint="eastAsia"/>
            <w:sz w:val="20"/>
          </w:rPr>
          <w:delText>つめの分析では</w:delText>
        </w:r>
      </w:del>
      <w:ins w:id="1771" w:author="悠 長谷川" w:date="2025-11-04T22:00:00Z" w16du:dateUtc="2025-11-04T13:00:00Z">
        <w:del w:id="1772" w:author="響生 畠中" w:date="2025-11-05T15:52:00Z" w16du:dateUtc="2025-11-05T06:52:00Z">
          <w:r w:rsidR="001B090B" w:rsidDel="00D674A9">
            <w:rPr>
              <w:rFonts w:ascii="Times New Roman" w:hAnsi="Times New Roman" w:hint="eastAsia"/>
              <w:sz w:val="20"/>
            </w:rPr>
            <w:delText>更に</w:delText>
          </w:r>
        </w:del>
      </w:ins>
      <w:del w:id="1773" w:author="響生 畠中" w:date="2025-11-05T15:52:00Z" w16du:dateUtc="2025-11-05T06:52:00Z">
        <w:r w:rsidR="005B14AC" w:rsidDel="00D674A9">
          <w:rPr>
            <w:rFonts w:ascii="Times New Roman" w:hAnsi="Times New Roman" w:hint="eastAsia"/>
            <w:sz w:val="20"/>
          </w:rPr>
          <w:delText>，</w:delText>
        </w:r>
        <w:r w:rsidR="005B14AC" w:rsidDel="00D674A9">
          <w:rPr>
            <w:rFonts w:ascii="Times New Roman" w:hAnsi="Times New Roman" w:hint="eastAsia"/>
            <w:sz w:val="20"/>
          </w:rPr>
          <w:delText>time-space diagram</w:delText>
        </w:r>
        <w:r w:rsidR="005B14AC" w:rsidDel="00D674A9">
          <w:rPr>
            <w:rFonts w:ascii="Times New Roman" w:hAnsi="Times New Roman" w:hint="eastAsia"/>
            <w:sz w:val="20"/>
          </w:rPr>
          <w:delText>を用いて特徴的な現象例について示す</w:delText>
        </w:r>
      </w:del>
      <w:ins w:id="1774" w:author="悠 長谷川" w:date="2025-11-05T12:50:00Z" w16du:dateUtc="2025-11-05T03:50:00Z">
        <w:del w:id="1775" w:author="響生 畠中" w:date="2025-11-05T15:52:00Z" w16du:dateUtc="2025-11-05T06:52:00Z">
          <w:r w:rsidR="00F134B6" w:rsidDel="00D674A9">
            <w:rPr>
              <w:rFonts w:ascii="Times New Roman" w:hAnsi="Times New Roman" w:hint="eastAsia"/>
              <w:sz w:val="20"/>
            </w:rPr>
            <w:delText>（</w:delText>
          </w:r>
          <w:r w:rsidR="00F134B6" w:rsidRPr="00F134B6" w:rsidDel="00D674A9">
            <w:rPr>
              <w:rFonts w:ascii="Times New Roman" w:hAnsi="Times New Roman" w:hint="eastAsia"/>
              <w:b/>
              <w:bCs/>
              <w:sz w:val="20"/>
              <w:szCs w:val="20"/>
              <w:rPrChange w:id="1776" w:author="悠 長谷川" w:date="2025-11-05T12:50:00Z" w16du:dateUtc="2025-11-05T03:50:00Z">
                <w:rPr>
                  <w:rFonts w:ascii="Times New Roman" w:hAnsi="Times New Roman" w:hint="eastAsia"/>
                  <w:sz w:val="20"/>
                  <w:szCs w:val="20"/>
                </w:rPr>
              </w:rPrChange>
            </w:rPr>
            <w:delText>図</w:delText>
          </w:r>
          <w:r w:rsidR="00F134B6" w:rsidRPr="00F134B6" w:rsidDel="00D674A9">
            <w:rPr>
              <w:rFonts w:ascii="Times New Roman" w:hAnsi="Times New Roman"/>
              <w:b/>
              <w:bCs/>
              <w:sz w:val="20"/>
              <w:szCs w:val="20"/>
              <w:rPrChange w:id="1777" w:author="悠 長谷川" w:date="2025-11-05T12:50:00Z" w16du:dateUtc="2025-11-05T03:50:00Z">
                <w:rPr>
                  <w:rFonts w:ascii="Times New Roman" w:hAnsi="Times New Roman"/>
                  <w:sz w:val="20"/>
                  <w:szCs w:val="20"/>
                </w:rPr>
              </w:rPrChange>
            </w:rPr>
            <w:delText>8</w:delText>
          </w:r>
          <w:r w:rsidR="00F134B6" w:rsidDel="00D674A9">
            <w:rPr>
              <w:rFonts w:ascii="Times New Roman" w:hAnsi="Times New Roman" w:hint="eastAsia"/>
              <w:sz w:val="20"/>
            </w:rPr>
            <w:delText>）</w:delText>
          </w:r>
        </w:del>
      </w:ins>
      <w:del w:id="1778" w:author="響生 畠中" w:date="2025-11-05T15:52:00Z" w16du:dateUtc="2025-11-05T06:52:00Z">
        <w:r w:rsidR="005B14AC" w:rsidDel="00D674A9">
          <w:rPr>
            <w:rFonts w:ascii="Times New Roman" w:hAnsi="Times New Roman" w:hint="eastAsia"/>
            <w:sz w:val="20"/>
          </w:rPr>
          <w:delText>．</w:delText>
        </w:r>
        <w:r w:rsidRPr="000B64F1" w:rsidDel="00D674A9">
          <w:rPr>
            <w:rFonts w:ascii="Times New Roman" w:hAnsi="Times New Roman" w:hint="eastAsia"/>
            <w:sz w:val="20"/>
          </w:rPr>
          <w:delText>な</w:delText>
        </w:r>
        <w:r w:rsidR="005B14AC" w:rsidDel="00D674A9">
          <w:rPr>
            <w:rFonts w:ascii="Times New Roman" w:hAnsi="Times New Roman" w:hint="eastAsia"/>
            <w:sz w:val="20"/>
          </w:rPr>
          <w:delText>お</w:delText>
        </w:r>
        <w:r w:rsidR="00AF6125" w:rsidRPr="00AF6125" w:rsidDel="00D674A9">
          <w:rPr>
            <w:rFonts w:ascii="Times New Roman" w:hAnsi="Times New Roman" w:hint="eastAsia"/>
            <w:sz w:val="20"/>
          </w:rPr>
          <w:delText>，</w:delText>
        </w:r>
        <w:r w:rsidRPr="000B64F1" w:rsidDel="00D674A9">
          <w:rPr>
            <w:rFonts w:ascii="Times New Roman" w:hAnsi="Times New Roman" w:hint="eastAsia"/>
            <w:sz w:val="20"/>
          </w:rPr>
          <w:delText>シミュレーション開始時</w:delText>
        </w:r>
        <w:r w:rsidRPr="000B64F1" w:rsidDel="00D674A9">
          <w:rPr>
            <w:rFonts w:ascii="Times New Roman" w:hAnsi="Times New Roman"/>
            <w:sz w:val="20"/>
          </w:rPr>
          <w:delText>は</w:delText>
        </w:r>
        <w:r w:rsidRPr="000B64F1" w:rsidDel="00D674A9">
          <w:rPr>
            <w:rFonts w:ascii="Times New Roman" w:hAnsi="Times New Roman" w:hint="eastAsia"/>
            <w:sz w:val="20"/>
          </w:rPr>
          <w:delText>プレランで，</w:delText>
        </w:r>
        <w:commentRangeStart w:id="1779"/>
        <w:commentRangeStart w:id="1780"/>
        <w:commentRangeEnd w:id="1779"/>
        <w:r w:rsidRPr="000B64F1" w:rsidDel="00D674A9">
          <w:rPr>
            <w:rFonts w:ascii="Times New Roman" w:hAnsi="Times New Roman"/>
            <w:sz w:val="20"/>
          </w:rPr>
          <w:commentReference w:id="1779"/>
        </w:r>
        <w:commentRangeEnd w:id="1780"/>
        <w:r w:rsidRPr="000B64F1" w:rsidDel="00D674A9">
          <w:rPr>
            <w:rFonts w:ascii="Times New Roman" w:hAnsi="Times New Roman"/>
            <w:sz w:val="20"/>
          </w:rPr>
          <w:commentReference w:id="1780"/>
        </w:r>
        <w:r w:rsidRPr="000B64F1" w:rsidDel="00D674A9">
          <w:rPr>
            <w:rFonts w:ascii="Times New Roman" w:hAnsi="Times New Roman" w:hint="eastAsia"/>
            <w:sz w:val="20"/>
          </w:rPr>
          <w:delText>交通量が過小評価される恐れが</w:delText>
        </w:r>
        <w:r w:rsidR="002048CD" w:rsidRPr="000B64F1" w:rsidDel="00D674A9">
          <w:rPr>
            <w:rFonts w:ascii="Times New Roman" w:hAnsi="Times New Roman" w:hint="eastAsia"/>
            <w:sz w:val="20"/>
          </w:rPr>
          <w:delText>ある</w:delText>
        </w:r>
      </w:del>
      <w:ins w:id="1781" w:author="悠 長谷川" w:date="2025-11-05T12:50:00Z" w16du:dateUtc="2025-11-05T03:50:00Z">
        <w:del w:id="1782" w:author="響生 畠中" w:date="2025-11-05T15:52:00Z" w16du:dateUtc="2025-11-05T06:52:00Z">
          <w:r w:rsidR="00F134B6" w:rsidDel="00D674A9">
            <w:rPr>
              <w:rFonts w:ascii="Times New Roman" w:hAnsi="Times New Roman" w:hint="eastAsia"/>
              <w:sz w:val="20"/>
            </w:rPr>
            <w:delText>ため，</w:delText>
          </w:r>
        </w:del>
      </w:ins>
      <w:del w:id="1783" w:author="響生 畠中" w:date="2025-11-05T15:52:00Z" w16du:dateUtc="2025-11-05T06:52:00Z">
        <w:r w:rsidR="002048CD" w:rsidRPr="000B64F1" w:rsidDel="00D674A9">
          <w:rPr>
            <w:rFonts w:ascii="Times New Roman" w:hAnsi="Times New Roman"/>
            <w:sz w:val="20"/>
          </w:rPr>
          <w:delText>．よって</w:delText>
        </w:r>
      </w:del>
      <w:ins w:id="1784" w:author="悠 長谷川" w:date="2025-11-04T22:01:00Z" w16du:dateUtc="2025-11-04T13:01:00Z">
        <w:del w:id="1785" w:author="響生 畠中" w:date="2025-11-05T15:52:00Z" w16du:dateUtc="2025-11-05T06:52:00Z">
          <w:r w:rsidR="001B090B" w:rsidDel="00D674A9">
            <w:rPr>
              <w:rFonts w:ascii="Times New Roman" w:hAnsi="Times New Roman" w:hint="eastAsia"/>
              <w:sz w:val="20"/>
            </w:rPr>
            <w:delText>シミュレーション</w:delText>
          </w:r>
        </w:del>
      </w:ins>
      <w:ins w:id="1786" w:author="悠 長谷川" w:date="2025-11-05T12:50:00Z" w16du:dateUtc="2025-11-05T03:50:00Z">
        <w:del w:id="1787" w:author="響生 畠中" w:date="2025-11-05T15:52:00Z" w16du:dateUtc="2025-11-05T06:52:00Z">
          <w:r w:rsidR="00F134B6" w:rsidDel="00D674A9">
            <w:rPr>
              <w:rFonts w:ascii="Times New Roman" w:hAnsi="Times New Roman" w:hint="eastAsia"/>
              <w:sz w:val="20"/>
            </w:rPr>
            <w:delText>開始直後の</w:delText>
          </w:r>
        </w:del>
      </w:ins>
      <w:ins w:id="1788" w:author="悠 長谷川" w:date="2025-11-04T22:01:00Z" w16du:dateUtc="2025-11-04T13:01:00Z">
        <w:del w:id="1789" w:author="響生 畠中" w:date="2025-11-05T15:52:00Z" w16du:dateUtc="2025-11-05T06:52:00Z">
          <w:r w:rsidR="001B090B" w:rsidDel="00D674A9">
            <w:rPr>
              <w:rFonts w:ascii="Times New Roman" w:hAnsi="Times New Roman" w:hint="eastAsia"/>
              <w:sz w:val="20"/>
            </w:rPr>
            <w:delText>6:30</w:delText>
          </w:r>
          <w:r w:rsidR="001B090B" w:rsidDel="00D674A9">
            <w:rPr>
              <w:rFonts w:ascii="Times New Roman" w:hAnsi="Times New Roman" w:hint="eastAsia"/>
              <w:sz w:val="20"/>
            </w:rPr>
            <w:delText>から</w:delText>
          </w:r>
        </w:del>
      </w:ins>
      <w:ins w:id="1790" w:author="悠 長谷川" w:date="2025-11-05T12:50:00Z" w16du:dateUtc="2025-11-05T03:50:00Z">
        <w:del w:id="1791" w:author="響生 畠中" w:date="2025-11-05T15:52:00Z" w16du:dateUtc="2025-11-05T06:52:00Z">
          <w:r w:rsidR="00F134B6" w:rsidDel="00D674A9">
            <w:rPr>
              <w:rFonts w:ascii="Times New Roman" w:hAnsi="Times New Roman" w:hint="eastAsia"/>
              <w:sz w:val="20"/>
            </w:rPr>
            <w:delText>7</w:delText>
          </w:r>
        </w:del>
      </w:ins>
      <w:ins w:id="1792" w:author="悠 長谷川" w:date="2025-11-05T12:51:00Z" w16du:dateUtc="2025-11-05T03:51:00Z">
        <w:del w:id="1793" w:author="響生 畠中" w:date="2025-11-05T15:52:00Z" w16du:dateUtc="2025-11-05T06:52:00Z">
          <w:r w:rsidR="00F134B6" w:rsidDel="00D674A9">
            <w:rPr>
              <w:rFonts w:ascii="Times New Roman" w:hAnsi="Times New Roman" w:hint="eastAsia"/>
              <w:sz w:val="20"/>
            </w:rPr>
            <w:delText>:00</w:delText>
          </w:r>
          <w:r w:rsidR="00F134B6" w:rsidDel="00D674A9">
            <w:rPr>
              <w:rFonts w:ascii="Times New Roman" w:hAnsi="Times New Roman" w:hint="eastAsia"/>
              <w:sz w:val="20"/>
            </w:rPr>
            <w:delText>まではプレランとし，</w:delText>
          </w:r>
        </w:del>
      </w:ins>
      <w:del w:id="1794" w:author="響生 畠中" w:date="2025-11-05T15:52:00Z" w16du:dateUtc="2025-11-05T06:52:00Z">
        <w:r w:rsidR="002048CD" w:rsidRPr="000B64F1" w:rsidDel="00D674A9">
          <w:rPr>
            <w:rFonts w:ascii="Times New Roman" w:hAnsi="Times New Roman"/>
            <w:sz w:val="20"/>
          </w:rPr>
          <w:delText>評価</w:delText>
        </w:r>
        <w:r w:rsidR="002048CD" w:rsidRPr="000B64F1" w:rsidDel="00D674A9">
          <w:rPr>
            <w:rFonts w:ascii="Times New Roman" w:hAnsi="Times New Roman" w:hint="eastAsia"/>
            <w:sz w:val="20"/>
          </w:rPr>
          <w:delText>対象</w:delText>
        </w:r>
        <w:r w:rsidR="002048CD" w:rsidRPr="000B64F1" w:rsidDel="00D674A9">
          <w:rPr>
            <w:rFonts w:ascii="Times New Roman" w:hAnsi="Times New Roman"/>
            <w:sz w:val="20"/>
          </w:rPr>
          <w:delText>はシミュレーション開始</w:delText>
        </w:r>
        <w:r w:rsidR="002048CD" w:rsidRPr="000B64F1" w:rsidDel="00D674A9">
          <w:rPr>
            <w:rFonts w:ascii="Times New Roman" w:hAnsi="Times New Roman" w:hint="eastAsia"/>
            <w:sz w:val="20"/>
          </w:rPr>
          <w:delText>30</w:delText>
        </w:r>
        <w:r w:rsidR="002048CD" w:rsidRPr="000B64F1" w:rsidDel="00D674A9">
          <w:rPr>
            <w:rFonts w:ascii="Times New Roman" w:hAnsi="Times New Roman"/>
            <w:sz w:val="20"/>
          </w:rPr>
          <w:delText>分後</w:delText>
        </w:r>
        <w:r w:rsidR="002048CD" w:rsidRPr="000B64F1" w:rsidDel="00D674A9">
          <w:rPr>
            <w:rFonts w:ascii="Times New Roman" w:hAnsi="Times New Roman" w:hint="eastAsia"/>
            <w:sz w:val="20"/>
          </w:rPr>
          <w:delText>の</w:delText>
        </w:r>
        <w:r w:rsidR="002048CD" w:rsidRPr="000B64F1" w:rsidDel="00D674A9">
          <w:rPr>
            <w:rFonts w:ascii="Times New Roman" w:hAnsi="Times New Roman" w:hint="eastAsia"/>
            <w:sz w:val="20"/>
          </w:rPr>
          <w:delText>7:00</w:delText>
        </w:r>
        <w:r w:rsidR="002048CD" w:rsidRPr="000B64F1" w:rsidDel="00D674A9">
          <w:rPr>
            <w:rFonts w:ascii="Times New Roman" w:hAnsi="Times New Roman" w:hint="eastAsia"/>
            <w:sz w:val="20"/>
          </w:rPr>
          <w:delText>から</w:delText>
        </w:r>
        <w:r w:rsidR="002048CD" w:rsidRPr="000B64F1" w:rsidDel="00D674A9">
          <w:rPr>
            <w:rFonts w:ascii="Times New Roman" w:hAnsi="Times New Roman" w:hint="eastAsia"/>
            <w:sz w:val="20"/>
          </w:rPr>
          <w:delText>18:30</w:delText>
        </w:r>
        <w:r w:rsidR="002048CD" w:rsidRPr="000B64F1" w:rsidDel="00D674A9">
          <w:rPr>
            <w:rFonts w:ascii="Times New Roman" w:hAnsi="Times New Roman" w:hint="eastAsia"/>
            <w:sz w:val="20"/>
          </w:rPr>
          <w:delText>までの出力結果</w:delText>
        </w:r>
      </w:del>
      <w:ins w:id="1795" w:author="悠 長谷川" w:date="2025-11-05T12:51:00Z" w16du:dateUtc="2025-11-05T03:51:00Z">
        <w:del w:id="1796" w:author="響生 畠中" w:date="2025-11-05T15:52:00Z" w16du:dateUtc="2025-11-05T06:52:00Z">
          <w:r w:rsidR="00F134B6" w:rsidDel="00D674A9">
            <w:rPr>
              <w:rFonts w:ascii="Times New Roman" w:hAnsi="Times New Roman" w:hint="eastAsia"/>
              <w:sz w:val="20"/>
            </w:rPr>
            <w:delText>を評価対象</w:delText>
          </w:r>
        </w:del>
      </w:ins>
      <w:del w:id="1797" w:author="響生 畠中" w:date="2025-11-05T15:52:00Z" w16du:dateUtc="2025-11-05T06:52:00Z">
        <w:r w:rsidR="002048CD" w:rsidRPr="000B64F1" w:rsidDel="00D674A9">
          <w:rPr>
            <w:rFonts w:ascii="Times New Roman" w:hAnsi="Times New Roman"/>
            <w:sz w:val="20"/>
          </w:rPr>
          <w:delText>とした．</w:delText>
        </w:r>
      </w:del>
      <w:moveFromRangeStart w:id="1798" w:author="響生 畠中" w:date="2025-11-05T14:55:00Z" w:name="move213246947"/>
      <w:moveFrom w:id="1799" w:author="響生 畠中" w:date="2025-11-05T14:55:00Z" w16du:dateUtc="2025-11-05T05:55:00Z">
        <w:del w:id="1800" w:author="響生 畠中" w:date="2025-11-05T14:56:00Z" w16du:dateUtc="2025-11-05T05:56:00Z">
          <w:r w:rsidR="002048CD" w:rsidRPr="000B64F1" w:rsidDel="00566F31">
            <w:rPr>
              <w:rFonts w:ascii="Times New Roman" w:hAnsi="Times New Roman"/>
              <w:b/>
              <w:bCs/>
              <w:noProof/>
              <w:sz w:val="20"/>
            </w:rPr>
            <w:drawing>
              <wp:inline distT="0" distB="0" distL="0" distR="0" wp14:anchorId="3F4125F4" wp14:editId="0A141352">
                <wp:extent cx="2935605" cy="3657600"/>
                <wp:effectExtent l="0" t="0" r="0" b="0"/>
                <wp:docPr id="1380164372"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64372" name="図 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9202"/>
                        <a:stretch>
                          <a:fillRect/>
                        </a:stretch>
                      </pic:blipFill>
                      <pic:spPr bwMode="auto">
                        <a:xfrm>
                          <a:off x="0" y="0"/>
                          <a:ext cx="2938810" cy="3661593"/>
                        </a:xfrm>
                        <a:prstGeom prst="rect">
                          <a:avLst/>
                        </a:prstGeom>
                        <a:noFill/>
                        <a:ln>
                          <a:noFill/>
                        </a:ln>
                        <a:extLst>
                          <a:ext uri="{53640926-AAD7-44D8-BBD7-CCE9431645EC}">
                            <a14:shadowObscured xmlns:a14="http://schemas.microsoft.com/office/drawing/2010/main"/>
                          </a:ext>
                        </a:extLst>
                      </pic:spPr>
                    </pic:pic>
                  </a:graphicData>
                </a:graphic>
              </wp:inline>
            </w:drawing>
          </w:r>
        </w:del>
      </w:moveFrom>
      <w:moveFromRangeEnd w:id="1798"/>
    </w:p>
    <w:p w14:paraId="0E899999" w14:textId="0C59B4CB" w:rsidR="000B64F1" w:rsidRPr="00566F31" w:rsidRDefault="00037C0B">
      <w:pPr>
        <w:kinsoku w:val="0"/>
        <w:spacing w:line="140" w:lineRule="exact"/>
        <w:ind w:firstLineChars="100" w:firstLine="201"/>
        <w:jc w:val="left"/>
        <w:rPr>
          <w:rFonts w:ascii="Times New Roman" w:hAnsi="Times New Roman"/>
          <w:b/>
          <w:bCs/>
          <w:noProof/>
          <w:sz w:val="20"/>
          <w:rPrChange w:id="1801" w:author="響生 畠中" w:date="2025-11-05T14:56:00Z" w16du:dateUtc="2025-11-05T05:56:00Z">
            <w:rPr>
              <w:rFonts w:ascii="Times New Roman" w:hAnsi="Times New Roman"/>
              <w:b/>
              <w:bCs/>
              <w:sz w:val="20"/>
              <w:szCs w:val="20"/>
            </w:rPr>
          </w:rPrChange>
        </w:rPr>
        <w:pPrChange w:id="1802" w:author="響生 畠中" w:date="2025-11-05T17:29:00Z" w16du:dateUtc="2025-11-05T08:29:00Z">
          <w:pPr>
            <w:jc w:val="center"/>
          </w:pPr>
        </w:pPrChange>
      </w:pPr>
      <w:moveFromRangeStart w:id="1803" w:author="響生 畠中" w:date="2025-11-05T14:55:00Z" w:name="move213246965"/>
      <w:moveFrom w:id="1804" w:author="響生 畠中" w:date="2025-11-05T14:55:00Z" w16du:dateUtc="2025-11-05T05:55:00Z">
        <w:del w:id="1805" w:author="響生 畠中" w:date="2025-11-05T14:56:00Z" w16du:dateUtc="2025-11-05T05:56:00Z">
          <w:r w:rsidRPr="00037C0B" w:rsidDel="00566F31">
            <w:rPr>
              <w:rFonts w:hint="eastAsia"/>
              <w:b/>
              <w:bCs/>
              <w:sz w:val="20"/>
              <w:szCs w:val="20"/>
            </w:rPr>
            <w:delText>図</w:delText>
          </w:r>
          <w:r w:rsidRPr="00037C0B" w:rsidDel="00566F31">
            <w:rPr>
              <w:rFonts w:hint="eastAsia"/>
              <w:b/>
              <w:bCs/>
              <w:sz w:val="20"/>
              <w:szCs w:val="20"/>
            </w:rPr>
            <w:delText xml:space="preserve"> </w:delText>
          </w:r>
          <w:r w:rsidDel="00566F31">
            <w:rPr>
              <w:rFonts w:ascii="Times New Roman" w:hAnsi="Times New Roman" w:hint="eastAsia"/>
              <w:b/>
              <w:bCs/>
              <w:sz w:val="20"/>
              <w:szCs w:val="20"/>
            </w:rPr>
            <w:delText>4</w:delText>
          </w:r>
          <w:r w:rsidRPr="00037C0B" w:rsidDel="00566F31">
            <w:rPr>
              <w:rFonts w:hint="eastAsia"/>
              <w:b/>
              <w:bCs/>
              <w:sz w:val="20"/>
              <w:szCs w:val="20"/>
            </w:rPr>
            <w:delText>：</w:delText>
          </w:r>
          <w:r w:rsidRPr="000B64F1" w:rsidDel="00566F31">
            <w:rPr>
              <w:rFonts w:ascii="Times New Roman" w:hAnsi="Times New Roman" w:hint="eastAsia"/>
              <w:b/>
              <w:bCs/>
              <w:sz w:val="20"/>
              <w:szCs w:val="20"/>
            </w:rPr>
            <w:delText>ネットワーク全体での全時間代表値</w:delText>
          </w:r>
          <w:r w:rsidRPr="000B64F1" w:rsidDel="00566F31">
            <w:rPr>
              <w:rFonts w:ascii="Times New Roman" w:hAnsi="Times New Roman"/>
              <w:b/>
              <w:bCs/>
              <w:sz w:val="20"/>
            </w:rPr>
            <w:delText xml:space="preserve"> </w:delText>
          </w:r>
        </w:del>
      </w:moveFrom>
      <w:moveFromRangeEnd w:id="1803"/>
      <w:del w:id="1806" w:author="響生 畠中" w:date="2025-11-05T09:44:00Z" w16du:dateUtc="2025-11-05T00:44:00Z">
        <w:r w:rsidR="00E62F39" w:rsidRPr="000B64F1" w:rsidDel="00964A24">
          <w:rPr>
            <w:rFonts w:ascii="Times New Roman" w:hAnsi="Times New Roman"/>
            <w:b/>
            <w:bCs/>
            <w:noProof/>
            <w:sz w:val="20"/>
          </w:rPr>
          <w:drawing>
            <wp:inline distT="0" distB="0" distL="0" distR="0" wp14:anchorId="291256E1" wp14:editId="23FA3377">
              <wp:extent cx="3070065" cy="1610176"/>
              <wp:effectExtent l="0" t="0" r="0" b="9525"/>
              <wp:docPr id="685439718"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39718" name="図 20"/>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7147"/>
                      <a:stretch>
                        <a:fillRect/>
                      </a:stretch>
                    </pic:blipFill>
                    <pic:spPr bwMode="auto">
                      <a:xfrm>
                        <a:off x="0" y="0"/>
                        <a:ext cx="3092534" cy="1621960"/>
                      </a:xfrm>
                      <a:prstGeom prst="rect">
                        <a:avLst/>
                      </a:prstGeom>
                      <a:noFill/>
                      <a:ln>
                        <a:noFill/>
                      </a:ln>
                      <a:extLst>
                        <a:ext uri="{53640926-AAD7-44D8-BBD7-CCE9431645EC}">
                          <a14:shadowObscured xmlns:a14="http://schemas.microsoft.com/office/drawing/2010/main"/>
                        </a:ext>
                      </a:extLst>
                    </pic:spPr>
                  </pic:pic>
                </a:graphicData>
              </a:graphic>
            </wp:inline>
          </w:drawing>
        </w:r>
      </w:del>
      <w:del w:id="1807" w:author="響生 畠中" w:date="2025-11-05T14:56:00Z" w16du:dateUtc="2025-11-05T05:56:00Z">
        <w:r w:rsidR="00E62F39" w:rsidDel="00566F31">
          <w:rPr>
            <w:noProof/>
          </w:rPr>
          <mc:AlternateContent>
            <mc:Choice Requires="wps">
              <w:drawing>
                <wp:inline distT="0" distB="0" distL="0" distR="0" wp14:anchorId="0359887E" wp14:editId="4B47D004">
                  <wp:extent cx="2929255" cy="635"/>
                  <wp:effectExtent l="0" t="0" r="4445" b="5080"/>
                  <wp:docPr id="377157633" name="テキスト ボックス 1"/>
                  <wp:cNvGraphicFramePr/>
                  <a:graphic xmlns:a="http://schemas.openxmlformats.org/drawingml/2006/main">
                    <a:graphicData uri="http://schemas.microsoft.com/office/word/2010/wordprocessingShape">
                      <wps:wsp>
                        <wps:cNvSpPr txBox="1"/>
                        <wps:spPr>
                          <a:xfrm>
                            <a:off x="0" y="0"/>
                            <a:ext cx="2929255" cy="635"/>
                          </a:xfrm>
                          <a:prstGeom prst="rect">
                            <a:avLst/>
                          </a:prstGeom>
                          <a:solidFill>
                            <a:prstClr val="white"/>
                          </a:solidFill>
                          <a:ln>
                            <a:noFill/>
                          </a:ln>
                        </wps:spPr>
                        <wps:txbx>
                          <w:txbxContent>
                            <w:p w14:paraId="6708346B" w14:textId="77777777" w:rsidR="00E62F39" w:rsidRPr="00037C0B" w:rsidRDefault="00E62F39" w:rsidP="00E62F39">
                              <w:pPr>
                                <w:pStyle w:val="af5"/>
                                <w:ind w:firstLine="201"/>
                                <w:jc w:val="center"/>
                                <w:rPr>
                                  <w:rFonts w:ascii="Times New Roman" w:hAnsi="Times New Roman"/>
                                  <w:sz w:val="20"/>
                                  <w:szCs w:val="20"/>
                                </w:rPr>
                              </w:pPr>
                              <w:r w:rsidRPr="00037C0B">
                                <w:rPr>
                                  <w:rFonts w:hint="eastAsia"/>
                                  <w:sz w:val="20"/>
                                  <w:szCs w:val="20"/>
                                </w:rPr>
                                <w:t>図</w:t>
                              </w:r>
                              <w:r w:rsidRPr="00037C0B">
                                <w:rPr>
                                  <w:rFonts w:hint="eastAsia"/>
                                  <w:sz w:val="20"/>
                                  <w:szCs w:val="20"/>
                                </w:rPr>
                                <w:t xml:space="preserve"> </w:t>
                              </w:r>
                              <w:r w:rsidRPr="00037C0B">
                                <w:rPr>
                                  <w:rFonts w:ascii="Times New Roman" w:hAnsi="Times New Roman"/>
                                  <w:sz w:val="20"/>
                                  <w:szCs w:val="20"/>
                                </w:rPr>
                                <w:t>5</w:t>
                              </w:r>
                              <w:r w:rsidRPr="00037C0B">
                                <w:rPr>
                                  <w:rFonts w:hint="eastAsia"/>
                                  <w:sz w:val="20"/>
                                  <w:szCs w:val="20"/>
                                </w:rPr>
                                <w:t>：ネットワーク全体での時間推移</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0359887E" id="_x0000_s1034" type="#_x0000_t202" style="width:230.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" stroked="f">
                  <v:textbox style="mso-fit-shape-to-text:t" inset="0,0,0,0">
                    <w:txbxContent>
                      <w:p w14:paraId="6708346B" w14:textId="77777777" w:rsidR="00E62F39" w:rsidRPr="00037C0B" w:rsidRDefault="00E62F39" w:rsidP="00E62F39">
                        <w:pPr>
                          <w:pStyle w:val="af5"/>
                          <w:ind w:firstLine="201"/>
                          <w:jc w:val="center"/>
                          <w:rPr>
                            <w:rFonts w:ascii="Times New Roman" w:hAnsi="Times New Roman"/>
                            <w:sz w:val="20"/>
                            <w:szCs w:val="20"/>
                          </w:rPr>
                        </w:pPr>
                        <w:r w:rsidRPr="00037C0B">
                          <w:rPr>
                            <w:rFonts w:hint="eastAsia"/>
                            <w:sz w:val="20"/>
                            <w:szCs w:val="20"/>
                          </w:rPr>
                          <w:t>図</w:t>
                        </w:r>
                        <w:r w:rsidRPr="00037C0B">
                          <w:rPr>
                            <w:rFonts w:hint="eastAsia"/>
                            <w:sz w:val="20"/>
                            <w:szCs w:val="20"/>
                          </w:rPr>
                          <w:t xml:space="preserve"> </w:t>
                        </w:r>
                        <w:r w:rsidRPr="00037C0B">
                          <w:rPr>
                            <w:rFonts w:ascii="Times New Roman" w:hAnsi="Times New Roman"/>
                            <w:sz w:val="20"/>
                            <w:szCs w:val="20"/>
                          </w:rPr>
                          <w:t>5</w:t>
                        </w:r>
                        <w:r w:rsidRPr="00037C0B">
                          <w:rPr>
                            <w:rFonts w:hint="eastAsia"/>
                            <w:sz w:val="20"/>
                            <w:szCs w:val="20"/>
                          </w:rPr>
                          <w:t>：ネットワーク全体での時間推移</w:t>
                        </w:r>
                      </w:p>
                    </w:txbxContent>
                  </v:textbox>
                  <w10:anchorlock/>
                </v:shape>
              </w:pict>
            </mc:Fallback>
          </mc:AlternateContent>
        </w:r>
      </w:del>
    </w:p>
    <w:p w14:paraId="63E3FF56" w14:textId="77777777" w:rsidR="00DA071F" w:rsidRDefault="00DA071F" w:rsidP="000B64F1">
      <w:pPr>
        <w:rPr>
          <w:ins w:id="1808" w:author="響生 畠中" w:date="2025-11-05T17:29:00Z" w16du:dateUtc="2025-11-05T08:29:00Z"/>
          <w:rFonts w:ascii="ＭＳ ゴシック" w:eastAsia="ＭＳ ゴシック" w:hAnsi="ＭＳ ゴシック"/>
          <w:sz w:val="20"/>
        </w:rPr>
      </w:pPr>
    </w:p>
    <w:p w14:paraId="69857C5E" w14:textId="47C4CC72" w:rsidR="000B64F1" w:rsidRPr="000B64F1" w:rsidRDefault="000B64F1" w:rsidP="000B64F1">
      <w:pPr>
        <w:rPr>
          <w:rFonts w:ascii="ＭＳ ゴシック" w:eastAsia="ＭＳ ゴシック" w:hAnsi="ＭＳ ゴシック"/>
          <w:sz w:val="20"/>
        </w:rPr>
      </w:pPr>
      <w:ins w:id="1809" w:author="響生 畠中" w:date="2025-10-27T04:54:00Z" w16du:dateUtc="2025-10-26T19:54:00Z">
        <w:r w:rsidRPr="000B64F1">
          <w:rPr>
            <w:rFonts w:ascii="ＭＳ ゴシック" w:eastAsia="ＭＳ ゴシック" w:hAnsi="ＭＳ ゴシック" w:hint="eastAsia"/>
            <w:sz w:val="20"/>
          </w:rPr>
          <w:t>4.分析結果と考察</w:t>
        </w:r>
      </w:ins>
    </w:p>
    <w:p w14:paraId="41010BCC" w14:textId="77777777" w:rsidR="000B64F1" w:rsidRPr="000B64F1" w:rsidRDefault="000B64F1" w:rsidP="000B64F1">
      <w:pPr>
        <w:rPr>
          <w:rFonts w:ascii="ＭＳ ゴシック" w:eastAsia="ＭＳ ゴシック" w:hAnsi="ＭＳ ゴシック"/>
          <w:sz w:val="20"/>
        </w:rPr>
      </w:pPr>
      <w:r w:rsidRPr="000B64F1">
        <w:rPr>
          <w:rFonts w:ascii="ＭＳ ゴシック" w:eastAsia="ＭＳ ゴシック" w:hAnsi="ＭＳ ゴシック" w:hint="eastAsia"/>
          <w:sz w:val="20"/>
        </w:rPr>
        <w:t>4-1.ネットワーク全体・全時間での分析</w:t>
      </w:r>
    </w:p>
    <w:p w14:paraId="602E6F4B" w14:textId="6F1D432E" w:rsidR="000B64F1" w:rsidRPr="009A512C" w:rsidDel="00074E25" w:rsidRDefault="00074E25" w:rsidP="00074E25">
      <w:pPr>
        <w:ind w:firstLineChars="100" w:firstLine="200"/>
        <w:rPr>
          <w:del w:id="1810" w:author="響生 畠中" w:date="2025-11-05T16:57:00Z" w16du:dateUtc="2025-11-05T07:57:00Z"/>
          <w:rFonts w:ascii="Times New Roman" w:hAnsi="Times New Roman"/>
          <w:sz w:val="20"/>
        </w:rPr>
      </w:pPr>
      <w:ins w:id="1811" w:author="響生 畠中" w:date="2025-11-05T16:57:00Z" w16du:dateUtc="2025-11-05T07:57:00Z">
        <w:r w:rsidRPr="009A512C">
          <w:rPr>
            <w:rFonts w:ascii="Times New Roman" w:hAnsi="Times New Roman" w:hint="eastAsia"/>
            <w:sz w:val="20"/>
          </w:rPr>
          <w:t>まずはネットワーク全体・全時間帯における</w:t>
        </w:r>
        <w:r w:rsidRPr="009A512C">
          <w:rPr>
            <w:rFonts w:ascii="Times New Roman" w:hAnsi="Times New Roman"/>
            <w:sz w:val="20"/>
          </w:rPr>
          <w:t>3</w:t>
        </w:r>
        <w:r w:rsidRPr="009A512C">
          <w:rPr>
            <w:rFonts w:ascii="Times New Roman" w:hAnsi="Times New Roman" w:hint="eastAsia"/>
            <w:sz w:val="20"/>
          </w:rPr>
          <w:t>つの評価指標について分析する．</w:t>
        </w:r>
      </w:ins>
      <w:ins w:id="1812" w:author="響生 畠中" w:date="2025-11-05T17:42:00Z" w16du:dateUtc="2025-11-05T08:42:00Z">
        <w:r w:rsidR="00E32260" w:rsidRPr="009A512C">
          <w:rPr>
            <w:rFonts w:ascii="Times New Roman" w:hAnsi="Times New Roman"/>
            <w:b/>
            <w:bCs/>
            <w:sz w:val="20"/>
            <w:rPrChange w:id="1813" w:author="響生 畠中" w:date="2025-11-05T18:12:00Z" w16du:dateUtc="2025-11-05T09:12:00Z">
              <w:rPr>
                <w:rFonts w:ascii="Times New Roman" w:hAnsi="Times New Roman"/>
                <w:sz w:val="20"/>
              </w:rPr>
            </w:rPrChange>
          </w:rPr>
          <w:fldChar w:fldCharType="begin"/>
        </w:r>
        <w:r w:rsidR="00E32260" w:rsidRPr="009A512C">
          <w:rPr>
            <w:rFonts w:ascii="Times New Roman" w:hAnsi="Times New Roman"/>
            <w:b/>
            <w:bCs/>
            <w:sz w:val="20"/>
            <w:rPrChange w:id="1814" w:author="響生 畠中" w:date="2025-11-05T18:12:00Z" w16du:dateUtc="2025-11-05T09:12:00Z">
              <w:rPr>
                <w:rFonts w:ascii="Times New Roman" w:hAnsi="Times New Roman"/>
                <w:sz w:val="20"/>
              </w:rPr>
            </w:rPrChange>
          </w:rPr>
          <w:instrText xml:space="preserve"> REF _Ref213256978 \h </w:instrText>
        </w:r>
      </w:ins>
      <w:r w:rsidR="00E32260" w:rsidRPr="009A512C">
        <w:rPr>
          <w:rFonts w:ascii="Times New Roman" w:hAnsi="Times New Roman"/>
          <w:b/>
          <w:bCs/>
          <w:sz w:val="20"/>
        </w:rPr>
        <w:instrText xml:space="preserve"> \* MERGEFORMAT </w:instrText>
      </w:r>
      <w:r w:rsidR="00E32260" w:rsidRPr="00D743BB">
        <w:rPr>
          <w:rFonts w:ascii="Times New Roman" w:hAnsi="Times New Roman"/>
          <w:b/>
          <w:bCs/>
          <w:sz w:val="20"/>
        </w:rPr>
      </w:r>
      <w:ins w:id="1815" w:author="響生 畠中" w:date="2025-11-05T17:42:00Z" w16du:dateUtc="2025-11-05T08:42:00Z">
        <w:r w:rsidR="00E32260" w:rsidRPr="009A512C">
          <w:rPr>
            <w:rFonts w:ascii="Times New Roman" w:hAnsi="Times New Roman"/>
            <w:b/>
            <w:bCs/>
            <w:sz w:val="20"/>
            <w:rPrChange w:id="1816" w:author="響生 畠中" w:date="2025-11-05T18:12:00Z" w16du:dateUtc="2025-11-05T09:12:00Z">
              <w:rPr>
                <w:rFonts w:ascii="Times New Roman" w:hAnsi="Times New Roman"/>
                <w:sz w:val="20"/>
              </w:rPr>
            </w:rPrChange>
          </w:rPr>
          <w:fldChar w:fldCharType="separate"/>
        </w:r>
      </w:ins>
      <w:ins w:id="1817" w:author="響生 畠中" w:date="2025-11-05T19:34:00Z" w16du:dateUtc="2025-11-05T10:34:00Z">
        <w:r w:rsidR="00970F35" w:rsidRPr="00970F35">
          <w:rPr>
            <w:rFonts w:ascii="Times New Roman" w:hAnsi="Times New Roman" w:hint="eastAsia"/>
            <w:b/>
            <w:bCs/>
            <w:sz w:val="20"/>
            <w:szCs w:val="20"/>
            <w:rPrChange w:id="1818" w:author="響生 畠中" w:date="2025-11-05T19:34:00Z" w16du:dateUtc="2025-11-05T10:34:00Z">
              <w:rPr>
                <w:rFonts w:hint="eastAsia"/>
              </w:rPr>
            </w:rPrChange>
          </w:rPr>
          <w:t>図</w:t>
        </w:r>
        <w:r w:rsidR="00970F35" w:rsidRPr="00970F35">
          <w:rPr>
            <w:rFonts w:ascii="Times New Roman" w:hAnsi="Times New Roman"/>
            <w:b/>
            <w:bCs/>
            <w:sz w:val="20"/>
            <w:szCs w:val="20"/>
            <w:rPrChange w:id="1819" w:author="響生 畠中" w:date="2025-11-05T19:34:00Z" w16du:dateUtc="2025-11-05T10:34:00Z">
              <w:rPr>
                <w:rFonts w:ascii="Times New Roman" w:hAnsi="Times New Roman"/>
                <w:noProof/>
                <w:sz w:val="20"/>
                <w:szCs w:val="20"/>
              </w:rPr>
            </w:rPrChange>
          </w:rPr>
          <w:t>4</w:t>
        </w:r>
      </w:ins>
      <w:ins w:id="1820" w:author="響生 畠中" w:date="2025-11-05T17:42:00Z" w16du:dateUtc="2025-11-05T08:42:00Z">
        <w:r w:rsidR="00E32260" w:rsidRPr="009A512C">
          <w:rPr>
            <w:rFonts w:ascii="Times New Roman" w:hAnsi="Times New Roman"/>
            <w:b/>
            <w:bCs/>
            <w:sz w:val="20"/>
            <w:rPrChange w:id="1821" w:author="響生 畠中" w:date="2025-11-05T18:12:00Z" w16du:dateUtc="2025-11-05T09:12:00Z">
              <w:rPr>
                <w:rFonts w:ascii="Times New Roman" w:hAnsi="Times New Roman"/>
                <w:sz w:val="20"/>
              </w:rPr>
            </w:rPrChange>
          </w:rPr>
          <w:fldChar w:fldCharType="end"/>
        </w:r>
      </w:ins>
      <w:ins w:id="1822" w:author="響生 畠中" w:date="2025-11-05T16:57:00Z" w16du:dateUtc="2025-11-05T07:57:00Z">
        <w:r w:rsidRPr="009A512C">
          <w:rPr>
            <w:rFonts w:ascii="Times New Roman" w:hAnsi="Times New Roman" w:hint="eastAsia"/>
            <w:sz w:val="20"/>
          </w:rPr>
          <w:t>より，</w:t>
        </w:r>
        <w:r w:rsidRPr="009A512C">
          <w:rPr>
            <w:rFonts w:ascii="Times New Roman" w:hAnsi="Times New Roman"/>
            <w:sz w:val="20"/>
          </w:rPr>
          <w:t>AV</w:t>
        </w:r>
        <w:r w:rsidRPr="009A512C">
          <w:rPr>
            <w:rFonts w:ascii="Times New Roman" w:hAnsi="Times New Roman" w:hint="eastAsia"/>
            <w:sz w:val="20"/>
          </w:rPr>
          <w:t>バスや低速</w:t>
        </w:r>
        <w:r w:rsidRPr="009A512C">
          <w:rPr>
            <w:rFonts w:ascii="Times New Roman" w:hAnsi="Times New Roman"/>
            <w:sz w:val="20"/>
          </w:rPr>
          <w:t>AV</w:t>
        </w:r>
        <w:r w:rsidRPr="009A512C">
          <w:rPr>
            <w:rFonts w:ascii="Times New Roman" w:hAnsi="Times New Roman" w:hint="eastAsia"/>
            <w:sz w:val="20"/>
          </w:rPr>
          <w:t>バスの導入により，空間平均速度は減少，総旅行時間は増加の傾向を示したが，差は総じて比較的小さい．総走行距離はあまり変化が見られなかった．駐停車車両の有無による差異についても，ネットワーク全体としてはあまり見られなかった．</w:t>
        </w:r>
      </w:ins>
      <w:del w:id="1823" w:author="響生 畠中" w:date="2025-11-05T16:57:00Z" w16du:dateUtc="2025-11-05T07:57:00Z">
        <w:r w:rsidR="000B64F1" w:rsidRPr="009A512C" w:rsidDel="00074E25">
          <w:rPr>
            <w:rFonts w:ascii="Times New Roman" w:hAnsi="Times New Roman" w:hint="eastAsia"/>
            <w:sz w:val="20"/>
          </w:rPr>
          <w:delText>まずはネットワーク全体・全時間帯における</w:delText>
        </w:r>
        <w:r w:rsidR="000B64F1" w:rsidRPr="009A512C" w:rsidDel="00074E25">
          <w:rPr>
            <w:rFonts w:ascii="Times New Roman" w:hAnsi="Times New Roman"/>
            <w:sz w:val="20"/>
          </w:rPr>
          <w:delText>3</w:delText>
        </w:r>
        <w:r w:rsidR="000B64F1" w:rsidRPr="009A512C" w:rsidDel="00074E25">
          <w:rPr>
            <w:rFonts w:ascii="Times New Roman" w:hAnsi="Times New Roman" w:hint="eastAsia"/>
            <w:sz w:val="20"/>
          </w:rPr>
          <w:delText>つの評価指標について分析する．</w:delText>
        </w:r>
        <w:r w:rsidR="000B64F1" w:rsidRPr="009A512C" w:rsidDel="00074E25">
          <w:rPr>
            <w:rFonts w:ascii="Times New Roman" w:hAnsi="Times New Roman" w:hint="eastAsia"/>
            <w:b/>
            <w:bCs/>
            <w:sz w:val="20"/>
          </w:rPr>
          <w:delText>図</w:delText>
        </w:r>
        <w:r w:rsidR="00037C0B" w:rsidRPr="009A512C" w:rsidDel="00074E25">
          <w:rPr>
            <w:rFonts w:ascii="Times New Roman" w:hAnsi="Times New Roman"/>
            <w:b/>
            <w:bCs/>
            <w:sz w:val="20"/>
          </w:rPr>
          <w:delText>4</w:delText>
        </w:r>
        <w:r w:rsidR="000B64F1" w:rsidRPr="009A512C" w:rsidDel="00074E25">
          <w:rPr>
            <w:rFonts w:ascii="Times New Roman" w:hAnsi="Times New Roman" w:hint="eastAsia"/>
            <w:sz w:val="20"/>
          </w:rPr>
          <w:delText>より，</w:delText>
        </w:r>
        <w:r w:rsidR="000B64F1" w:rsidRPr="009A512C" w:rsidDel="00074E25">
          <w:rPr>
            <w:rFonts w:ascii="Times New Roman" w:hAnsi="Times New Roman"/>
            <w:sz w:val="20"/>
          </w:rPr>
          <w:delText>AV</w:delText>
        </w:r>
        <w:r w:rsidR="000B64F1" w:rsidRPr="009A512C" w:rsidDel="00074E25">
          <w:rPr>
            <w:rFonts w:ascii="Times New Roman" w:hAnsi="Times New Roman" w:hint="eastAsia"/>
            <w:sz w:val="20"/>
          </w:rPr>
          <w:delText>バスや低速</w:delText>
        </w:r>
        <w:r w:rsidR="000B64F1" w:rsidRPr="009A512C" w:rsidDel="00074E25">
          <w:rPr>
            <w:rFonts w:ascii="Times New Roman" w:hAnsi="Times New Roman"/>
            <w:sz w:val="20"/>
          </w:rPr>
          <w:delText>AV</w:delText>
        </w:r>
        <w:r w:rsidR="000B64F1" w:rsidRPr="009A512C" w:rsidDel="00074E25">
          <w:rPr>
            <w:rFonts w:ascii="Times New Roman" w:hAnsi="Times New Roman" w:hint="eastAsia"/>
            <w:sz w:val="20"/>
          </w:rPr>
          <w:delText>バスの導入により，空間平均速度は減少，</w:delText>
        </w:r>
      </w:del>
      <w:del w:id="1824" w:author="響生 畠中" w:date="2025-11-05T16:51:00Z" w16du:dateUtc="2025-11-05T07:51:00Z">
        <w:r w:rsidR="000B64F1" w:rsidRPr="009A512C" w:rsidDel="00B867A7">
          <w:rPr>
            <w:rFonts w:ascii="Times New Roman" w:hAnsi="Times New Roman"/>
            <w:sz w:val="20"/>
          </w:rPr>
          <w:delText>TTT</w:delText>
        </w:r>
      </w:del>
      <w:del w:id="1825" w:author="響生 畠中" w:date="2025-11-05T16:57:00Z" w16du:dateUtc="2025-11-05T07:57:00Z">
        <w:r w:rsidR="000B64F1" w:rsidRPr="009A512C" w:rsidDel="00074E25">
          <w:rPr>
            <w:rFonts w:ascii="Times New Roman" w:hAnsi="Times New Roman" w:hint="eastAsia"/>
            <w:sz w:val="20"/>
          </w:rPr>
          <w:delText>は増加の傾向を示したが，差は総じて比較的小さいといえる．総走行距離はあまり変化が見られなかった．駐停車車両の有無による差異についても，ネットワーク全体としてはあまり見られなかった．</w:delText>
        </w:r>
      </w:del>
    </w:p>
    <w:p w14:paraId="6820B222" w14:textId="77777777" w:rsidR="00074E25" w:rsidRPr="009A512C" w:rsidRDefault="00074E25">
      <w:pPr>
        <w:ind w:firstLineChars="100" w:firstLine="200"/>
        <w:rPr>
          <w:ins w:id="1826" w:author="響生 畠中" w:date="2025-11-05T16:57:00Z" w16du:dateUtc="2025-11-05T07:57:00Z"/>
          <w:rFonts w:ascii="Times New Roman" w:hAnsi="Times New Roman"/>
          <w:sz w:val="20"/>
        </w:rPr>
        <w:pPrChange w:id="1827" w:author="響生 畠中" w:date="2025-11-05T16:57:00Z" w16du:dateUtc="2025-11-05T07:57:00Z">
          <w:pPr/>
        </w:pPrChange>
      </w:pPr>
    </w:p>
    <w:p w14:paraId="0823FF9E" w14:textId="77777777" w:rsidR="001B090B" w:rsidRDefault="001B090B">
      <w:pPr>
        <w:ind w:firstLineChars="100" w:firstLine="200"/>
        <w:rPr>
          <w:ins w:id="1828" w:author="悠 長谷川" w:date="2025-11-04T22:05:00Z" w16du:dateUtc="2025-11-04T13:05:00Z"/>
          <w:rFonts w:ascii="ＭＳ ゴシック" w:eastAsia="ＭＳ ゴシック" w:hAnsi="ＭＳ ゴシック"/>
          <w:sz w:val="20"/>
        </w:rPr>
        <w:pPrChange w:id="1829" w:author="響生 畠中" w:date="2025-11-05T16:57:00Z" w16du:dateUtc="2025-11-05T07:57:00Z">
          <w:pPr/>
        </w:pPrChange>
      </w:pPr>
    </w:p>
    <w:p w14:paraId="70707672" w14:textId="56E0C64B" w:rsidR="000B64F1" w:rsidRPr="000B64F1" w:rsidRDefault="000B64F1" w:rsidP="000B64F1">
      <w:pPr>
        <w:rPr>
          <w:rFonts w:ascii="ＭＳ ゴシック" w:eastAsia="ＭＳ ゴシック" w:hAnsi="ＭＳ ゴシック"/>
          <w:sz w:val="20"/>
        </w:rPr>
      </w:pPr>
      <w:r w:rsidRPr="000B64F1">
        <w:rPr>
          <w:rFonts w:ascii="ＭＳ ゴシック" w:eastAsia="ＭＳ ゴシック" w:hAnsi="ＭＳ ゴシック" w:hint="eastAsia"/>
          <w:sz w:val="20"/>
        </w:rPr>
        <w:t>4-2.</w:t>
      </w:r>
      <w:r w:rsidRPr="000B64F1">
        <w:rPr>
          <w:rFonts w:ascii="ＭＳ ゴシック" w:eastAsia="ＭＳ ゴシック" w:hAnsi="ＭＳ ゴシック"/>
          <w:sz w:val="20"/>
        </w:rPr>
        <w:t>ネットワーク全体・時間推移</w:t>
      </w:r>
    </w:p>
    <w:p w14:paraId="297F11D5" w14:textId="31D451B0" w:rsidR="00DA071F" w:rsidRDefault="00E32260">
      <w:pPr>
        <w:jc w:val="center"/>
        <w:rPr>
          <w:ins w:id="1830" w:author="響生 畠中" w:date="2025-11-05T17:30:00Z" w16du:dateUtc="2025-11-05T08:30:00Z"/>
        </w:rPr>
        <w:pPrChange w:id="1831" w:author="響生 畠中" w:date="2025-11-05T17:31:00Z" w16du:dateUtc="2025-11-05T08:31:00Z">
          <w:pPr/>
        </w:pPrChange>
      </w:pPr>
      <w:ins w:id="1832" w:author="響生 畠中" w:date="2025-11-05T17:37:00Z" w16du:dateUtc="2025-11-05T08:37:00Z">
        <w:r>
          <w:rPr>
            <w:rFonts w:ascii="Times New Roman" w:hAnsi="Times New Roman" w:hint="eastAsia"/>
            <w:sz w:val="20"/>
          </w:rPr>
          <w:t xml:space="preserve">　</w:t>
        </w:r>
      </w:ins>
      <w:ins w:id="1833" w:author="響生 畠中" w:date="2025-11-05T17:43:00Z" w16du:dateUtc="2025-11-05T08:43:00Z">
        <w:r w:rsidRPr="009A512C">
          <w:rPr>
            <w:rFonts w:ascii="Times New Roman" w:hAnsi="Times New Roman"/>
            <w:b/>
            <w:bCs/>
            <w:sz w:val="20"/>
            <w:rPrChange w:id="1834" w:author="響生 畠中" w:date="2025-11-05T18:12:00Z" w16du:dateUtc="2025-11-05T09:12:00Z">
              <w:rPr>
                <w:rFonts w:ascii="Times New Roman" w:hAnsi="Times New Roman"/>
                <w:sz w:val="20"/>
              </w:rPr>
            </w:rPrChange>
          </w:rPr>
          <w:fldChar w:fldCharType="begin"/>
        </w:r>
        <w:r w:rsidRPr="009A512C">
          <w:rPr>
            <w:rFonts w:ascii="Times New Roman" w:hAnsi="Times New Roman"/>
            <w:b/>
            <w:bCs/>
            <w:sz w:val="20"/>
            <w:rPrChange w:id="1835" w:author="響生 畠中" w:date="2025-11-05T18:12:00Z" w16du:dateUtc="2025-11-05T09:12:00Z">
              <w:rPr>
                <w:rFonts w:ascii="Times New Roman" w:hAnsi="Times New Roman"/>
                <w:sz w:val="20"/>
              </w:rPr>
            </w:rPrChange>
          </w:rPr>
          <w:instrText xml:space="preserve"> REF _Ref213257010 \h </w:instrText>
        </w:r>
      </w:ins>
      <w:r w:rsidRPr="009A512C">
        <w:rPr>
          <w:rFonts w:ascii="Times New Roman" w:hAnsi="Times New Roman"/>
          <w:b/>
          <w:bCs/>
          <w:sz w:val="20"/>
        </w:rPr>
        <w:instrText xml:space="preserve"> \* MERGEFORMAT </w:instrText>
      </w:r>
      <w:r w:rsidRPr="00D743BB">
        <w:rPr>
          <w:rFonts w:ascii="Times New Roman" w:hAnsi="Times New Roman"/>
          <w:b/>
          <w:bCs/>
          <w:sz w:val="20"/>
        </w:rPr>
      </w:r>
      <w:ins w:id="1836" w:author="響生 畠中" w:date="2025-11-05T17:43:00Z" w16du:dateUtc="2025-11-05T08:43:00Z">
        <w:r w:rsidRPr="009A512C">
          <w:rPr>
            <w:rFonts w:ascii="Times New Roman" w:hAnsi="Times New Roman"/>
            <w:b/>
            <w:bCs/>
            <w:sz w:val="20"/>
            <w:rPrChange w:id="1837" w:author="響生 畠中" w:date="2025-11-05T18:12:00Z" w16du:dateUtc="2025-11-05T09:12:00Z">
              <w:rPr>
                <w:rFonts w:ascii="Times New Roman" w:hAnsi="Times New Roman"/>
                <w:sz w:val="20"/>
              </w:rPr>
            </w:rPrChange>
          </w:rPr>
          <w:fldChar w:fldCharType="separate"/>
        </w:r>
      </w:ins>
      <w:ins w:id="1838" w:author="響生 畠中" w:date="2025-11-05T19:34:00Z" w16du:dateUtc="2025-11-05T10:34:00Z">
        <w:r w:rsidR="00970F35" w:rsidRPr="00970F35">
          <w:rPr>
            <w:rFonts w:ascii="Times New Roman" w:hAnsi="Times New Roman" w:hint="eastAsia"/>
            <w:b/>
            <w:bCs/>
            <w:sz w:val="20"/>
            <w:szCs w:val="20"/>
            <w:rPrChange w:id="1839" w:author="響生 畠中" w:date="2025-11-05T19:34:00Z" w16du:dateUtc="2025-11-05T10:34:00Z">
              <w:rPr>
                <w:rFonts w:hint="eastAsia"/>
              </w:rPr>
            </w:rPrChange>
          </w:rPr>
          <w:t>図</w:t>
        </w:r>
        <w:r w:rsidR="00970F35" w:rsidRPr="00970F35">
          <w:rPr>
            <w:rFonts w:ascii="Times New Roman" w:hAnsi="Times New Roman"/>
            <w:b/>
            <w:bCs/>
            <w:sz w:val="20"/>
            <w:szCs w:val="20"/>
            <w:rPrChange w:id="1840" w:author="響生 畠中" w:date="2025-11-05T19:34:00Z" w16du:dateUtc="2025-11-05T10:34:00Z">
              <w:rPr>
                <w:rFonts w:ascii="Times New Roman" w:hAnsi="Times New Roman"/>
                <w:noProof/>
                <w:sz w:val="20"/>
                <w:szCs w:val="20"/>
              </w:rPr>
            </w:rPrChange>
          </w:rPr>
          <w:t>5</w:t>
        </w:r>
      </w:ins>
      <w:ins w:id="1841" w:author="響生 畠中" w:date="2025-11-05T17:43:00Z" w16du:dateUtc="2025-11-05T08:43:00Z">
        <w:r w:rsidRPr="009A512C">
          <w:rPr>
            <w:rFonts w:ascii="Times New Roman" w:hAnsi="Times New Roman"/>
            <w:b/>
            <w:bCs/>
            <w:sz w:val="20"/>
            <w:rPrChange w:id="1842" w:author="響生 畠中" w:date="2025-11-05T18:12:00Z" w16du:dateUtc="2025-11-05T09:12:00Z">
              <w:rPr>
                <w:rFonts w:ascii="Times New Roman" w:hAnsi="Times New Roman"/>
                <w:sz w:val="20"/>
              </w:rPr>
            </w:rPrChange>
          </w:rPr>
          <w:fldChar w:fldCharType="end"/>
        </w:r>
      </w:ins>
      <w:ins w:id="1843" w:author="響生 畠中" w:date="2025-11-05T16:56:00Z" w16du:dateUtc="2025-11-05T07:56:00Z">
        <w:r w:rsidR="00074E25" w:rsidRPr="009A512C">
          <w:rPr>
            <w:rFonts w:ascii="Times New Roman" w:hAnsi="Times New Roman" w:hint="eastAsia"/>
            <w:sz w:val="20"/>
          </w:rPr>
          <w:t>は</w:t>
        </w:r>
        <w:r w:rsidR="00074E25" w:rsidRPr="009A512C">
          <w:rPr>
            <w:rFonts w:ascii="Times New Roman" w:hAnsi="Times New Roman"/>
            <w:sz w:val="20"/>
          </w:rPr>
          <w:t>15</w:t>
        </w:r>
        <w:r w:rsidR="00074E25" w:rsidRPr="009A512C">
          <w:rPr>
            <w:rFonts w:ascii="Times New Roman" w:hAnsi="Times New Roman" w:hint="eastAsia"/>
            <w:sz w:val="20"/>
          </w:rPr>
          <w:t>分ごとに空間平均速度を計算して折れ線グラフにしたものである</w:t>
        </w:r>
        <w:del w:id="1844" w:author="悠 長谷川" w:date="2025-11-05T18:34:00Z" w16du:dateUtc="2025-11-05T09:34:00Z">
          <w:r w:rsidR="00074E25" w:rsidRPr="009A512C" w:rsidDel="00903752">
            <w:rPr>
              <w:rFonts w:ascii="Times New Roman" w:hAnsi="Times New Roman" w:hint="eastAsia"/>
              <w:sz w:val="20"/>
            </w:rPr>
            <w:delText>，</w:delText>
          </w:r>
        </w:del>
      </w:ins>
      <w:ins w:id="1845" w:author="悠 長谷川" w:date="2025-11-05T18:34:00Z" w16du:dateUtc="2025-11-05T09:34:00Z">
        <w:r w:rsidR="00903752">
          <w:rPr>
            <w:rFonts w:ascii="Times New Roman" w:hAnsi="Times New Roman" w:hint="eastAsia"/>
            <w:sz w:val="20"/>
          </w:rPr>
          <w:t>．</w:t>
        </w:r>
      </w:ins>
      <w:ins w:id="1846" w:author="響生 畠中" w:date="2025-11-05T16:56:00Z" w16du:dateUtc="2025-11-05T07:56:00Z">
        <w:r w:rsidR="00074E25" w:rsidRPr="009A512C">
          <w:rPr>
            <w:rFonts w:ascii="Times New Roman" w:hAnsi="Times New Roman" w:hint="eastAsia"/>
            <w:sz w:val="20"/>
          </w:rPr>
          <w:t>なお，総旅行時間は図</w:t>
        </w:r>
        <w:r w:rsidR="00074E25" w:rsidRPr="009A512C">
          <w:rPr>
            <w:rFonts w:ascii="Times New Roman" w:hAnsi="Times New Roman"/>
            <w:sz w:val="20"/>
          </w:rPr>
          <w:t>5</w:t>
        </w:r>
        <w:r w:rsidR="00074E25" w:rsidRPr="009A512C">
          <w:rPr>
            <w:rFonts w:ascii="Times New Roman" w:hAnsi="Times New Roman" w:hint="eastAsia"/>
            <w:sz w:val="20"/>
          </w:rPr>
          <w:t>と同様の傾向を示し，総走行距離についてはシナリオ間の差異がほぼ見られなかったため，図示を省</w:t>
        </w:r>
      </w:ins>
      <w:ins w:id="1847" w:author="響生 畠中" w:date="2025-11-05T17:27:00Z" w16du:dateUtc="2025-11-05T08:27:00Z">
        <w:r w:rsidR="00DA071F" w:rsidRPr="009A512C">
          <w:rPr>
            <w:rFonts w:ascii="Times New Roman" w:hAnsi="Times New Roman" w:hint="eastAsia"/>
            <w:sz w:val="20"/>
          </w:rPr>
          <w:t>略した．</w:t>
        </w:r>
      </w:ins>
      <w:ins w:id="1848" w:author="響生 畠中" w:date="2025-11-05T17:43:00Z" w16du:dateUtc="2025-11-05T08:43:00Z">
        <w:r w:rsidRPr="009A512C">
          <w:rPr>
            <w:rFonts w:ascii="Times New Roman" w:hAnsi="Times New Roman"/>
            <w:b/>
            <w:bCs/>
            <w:sz w:val="20"/>
          </w:rPr>
          <w:fldChar w:fldCharType="begin"/>
        </w:r>
        <w:r w:rsidRPr="009A512C">
          <w:rPr>
            <w:rFonts w:ascii="Times New Roman" w:hAnsi="Times New Roman"/>
            <w:b/>
            <w:bCs/>
            <w:sz w:val="20"/>
          </w:rPr>
          <w:instrText xml:space="preserve"> REF _Ref213257010 \h  \* MERGEFORMAT </w:instrText>
        </w:r>
      </w:ins>
      <w:r w:rsidRPr="009A512C">
        <w:rPr>
          <w:rFonts w:ascii="Times New Roman" w:hAnsi="Times New Roman"/>
          <w:b/>
          <w:bCs/>
          <w:sz w:val="20"/>
        </w:rPr>
      </w:r>
      <w:ins w:id="1849" w:author="響生 畠中" w:date="2025-11-05T17:43:00Z" w16du:dateUtc="2025-11-05T08:43:00Z">
        <w:r w:rsidRPr="009A512C">
          <w:rPr>
            <w:rFonts w:ascii="Times New Roman" w:hAnsi="Times New Roman"/>
            <w:b/>
            <w:bCs/>
            <w:sz w:val="20"/>
          </w:rPr>
          <w:fldChar w:fldCharType="separate"/>
        </w:r>
      </w:ins>
      <w:ins w:id="1850" w:author="響生 畠中" w:date="2025-11-05T19:34:00Z" w16du:dateUtc="2025-11-05T10:34:00Z">
        <w:r w:rsidR="00970F35" w:rsidRPr="00970F35">
          <w:rPr>
            <w:rFonts w:ascii="Times New Roman" w:hAnsi="Times New Roman" w:hint="eastAsia"/>
            <w:b/>
            <w:bCs/>
            <w:sz w:val="20"/>
            <w:szCs w:val="20"/>
            <w:rPrChange w:id="1851" w:author="響生 畠中" w:date="2025-11-05T19:34:00Z" w16du:dateUtc="2025-11-05T10:34:00Z">
              <w:rPr>
                <w:rFonts w:hint="eastAsia"/>
              </w:rPr>
            </w:rPrChange>
          </w:rPr>
          <w:t>図</w:t>
        </w:r>
        <w:r w:rsidR="00970F35" w:rsidRPr="00970F35">
          <w:rPr>
            <w:rFonts w:ascii="Times New Roman" w:hAnsi="Times New Roman"/>
            <w:b/>
            <w:bCs/>
            <w:sz w:val="20"/>
            <w:szCs w:val="20"/>
            <w:rPrChange w:id="1852" w:author="響生 畠中" w:date="2025-11-05T19:34:00Z" w16du:dateUtc="2025-11-05T10:34:00Z">
              <w:rPr>
                <w:rFonts w:ascii="Times New Roman" w:hAnsi="Times New Roman"/>
                <w:noProof/>
                <w:sz w:val="20"/>
                <w:szCs w:val="20"/>
              </w:rPr>
            </w:rPrChange>
          </w:rPr>
          <w:t>5</w:t>
        </w:r>
      </w:ins>
      <w:ins w:id="1853" w:author="響生 畠中" w:date="2025-11-05T17:43:00Z" w16du:dateUtc="2025-11-05T08:43:00Z">
        <w:r w:rsidRPr="009A512C">
          <w:rPr>
            <w:rFonts w:ascii="Times New Roman" w:hAnsi="Times New Roman"/>
            <w:b/>
            <w:bCs/>
            <w:sz w:val="20"/>
          </w:rPr>
          <w:fldChar w:fldCharType="end"/>
        </w:r>
      </w:ins>
      <w:ins w:id="1854" w:author="響生 畠中" w:date="2025-11-05T17:27:00Z" w16du:dateUtc="2025-11-05T08:27:00Z">
        <w:r w:rsidR="00DA071F" w:rsidRPr="009A512C">
          <w:rPr>
            <w:rFonts w:ascii="Times New Roman" w:hAnsi="Times New Roman" w:hint="eastAsia"/>
            <w:sz w:val="20"/>
          </w:rPr>
          <w:t>より，ピーク時（</w:t>
        </w:r>
        <w:r w:rsidR="00DA071F" w:rsidRPr="009A512C">
          <w:rPr>
            <w:rFonts w:ascii="Times New Roman" w:hAnsi="Times New Roman"/>
            <w:sz w:val="20"/>
          </w:rPr>
          <w:t>8</w:t>
        </w:r>
        <w:r w:rsidR="00DA071F" w:rsidRPr="009A512C">
          <w:rPr>
            <w:rFonts w:ascii="Times New Roman" w:hAnsi="Times New Roman" w:hint="eastAsia"/>
            <w:sz w:val="20"/>
          </w:rPr>
          <w:t>時台・</w:t>
        </w:r>
        <w:r w:rsidR="00DA071F" w:rsidRPr="009A512C">
          <w:rPr>
            <w:rFonts w:ascii="Times New Roman" w:hAnsi="Times New Roman"/>
            <w:sz w:val="20"/>
          </w:rPr>
          <w:t>18</w:t>
        </w:r>
        <w:r w:rsidR="00DA071F" w:rsidRPr="009A512C">
          <w:rPr>
            <w:rFonts w:ascii="Times New Roman" w:hAnsi="Times New Roman" w:hint="eastAsia"/>
            <w:sz w:val="20"/>
          </w:rPr>
          <w:t>時台）に</w:t>
        </w:r>
      </w:ins>
      <w:ins w:id="1855" w:author="響生 畠中" w:date="2025-11-05T17:30:00Z" w16du:dateUtc="2025-11-05T08:30:00Z">
        <w:r w:rsidR="00DA071F" w:rsidRPr="009A512C">
          <w:rPr>
            <w:rFonts w:ascii="Times New Roman" w:hAnsi="Times New Roman" w:hint="eastAsia"/>
            <w:sz w:val="20"/>
          </w:rPr>
          <w:t>シナリオ間の差が大きいことがわかる．これは低速</w:t>
        </w:r>
      </w:ins>
      <w:ins w:id="1856" w:author="響生 畠中" w:date="2025-11-05T16:56:00Z" w16du:dateUtc="2025-11-05T07:56:00Z">
        <w:r w:rsidR="00074E25" w:rsidRPr="000B64F1">
          <w:rPr>
            <w:rFonts w:ascii="Times New Roman" w:hAnsi="Times New Roman"/>
            <w:noProof/>
            <w:sz w:val="20"/>
          </w:rPr>
          <w:drawing>
            <wp:inline distT="0" distB="0" distL="0" distR="0" wp14:anchorId="05504756" wp14:editId="73CD5859">
              <wp:extent cx="2529349" cy="1288091"/>
              <wp:effectExtent l="0" t="0" r="4445" b="7620"/>
              <wp:docPr id="1169694419" name="図 10" descr="マップ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97429" name="図 10" descr="マップ が含まれている画像&#10;&#10;AI 生成コンテンツは誤りを含む可能性があります。"/>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9288" r="11924" b="17283"/>
                      <a:stretch>
                        <a:fillRect/>
                      </a:stretch>
                    </pic:blipFill>
                    <pic:spPr bwMode="auto">
                      <a:xfrm>
                        <a:off x="0" y="0"/>
                        <a:ext cx="2608356" cy="1328326"/>
                      </a:xfrm>
                      <a:prstGeom prst="rect">
                        <a:avLst/>
                      </a:prstGeom>
                      <a:noFill/>
                      <a:ln>
                        <a:noFill/>
                      </a:ln>
                      <a:extLst>
                        <a:ext uri="{53640926-AAD7-44D8-BBD7-CCE9431645EC}">
                          <a14:shadowObscured xmlns:a14="http://schemas.microsoft.com/office/drawing/2010/main"/>
                        </a:ext>
                      </a:extLst>
                    </pic:spPr>
                  </pic:pic>
                </a:graphicData>
              </a:graphic>
            </wp:inline>
          </w:drawing>
        </w:r>
      </w:ins>
    </w:p>
    <w:p w14:paraId="2ABEBDED" w14:textId="2B39C5A7" w:rsidR="00074E25" w:rsidRPr="00E32260" w:rsidRDefault="00DA071F">
      <w:pPr>
        <w:pStyle w:val="af5"/>
        <w:ind w:firstLine="201"/>
        <w:jc w:val="center"/>
        <w:rPr>
          <w:ins w:id="1857" w:author="響生 畠中" w:date="2025-11-05T16:56:00Z" w16du:dateUtc="2025-11-05T07:56:00Z"/>
          <w:rFonts w:ascii="Times New Roman" w:hAnsi="Times New Roman"/>
          <w:sz w:val="18"/>
          <w:szCs w:val="20"/>
          <w:rPrChange w:id="1858" w:author="響生 畠中" w:date="2025-11-05T17:39:00Z" w16du:dateUtc="2025-11-05T08:39:00Z">
            <w:rPr>
              <w:ins w:id="1859" w:author="響生 畠中" w:date="2025-11-05T16:56:00Z" w16du:dateUtc="2025-11-05T07:56:00Z"/>
              <w:rFonts w:ascii="Times New Roman" w:hAnsi="Times New Roman"/>
              <w:sz w:val="20"/>
            </w:rPr>
          </w:rPrChange>
        </w:rPr>
        <w:pPrChange w:id="1860" w:author="響生 畠中" w:date="2025-11-05T17:31:00Z" w16du:dateUtc="2025-11-05T08:31:00Z">
          <w:pPr/>
        </w:pPrChange>
      </w:pPr>
      <w:bookmarkStart w:id="1861" w:name="_Ref213257037"/>
      <w:ins w:id="1862" w:author="響生 畠中" w:date="2025-11-05T17:30:00Z" w16du:dateUtc="2025-11-05T08:30:00Z">
        <w:r w:rsidRPr="00E32260">
          <w:rPr>
            <w:rFonts w:hint="eastAsia"/>
            <w:sz w:val="20"/>
            <w:szCs w:val="20"/>
            <w:rPrChange w:id="1863" w:author="響生 畠中" w:date="2025-11-05T17:39:00Z" w16du:dateUtc="2025-11-05T08:39:00Z">
              <w:rPr>
                <w:rFonts w:hint="eastAsia"/>
              </w:rPr>
            </w:rPrChange>
          </w:rPr>
          <w:t>図</w:t>
        </w:r>
        <w:r w:rsidRPr="00E32260">
          <w:rPr>
            <w:rFonts w:ascii="Times New Roman" w:hAnsi="Times New Roman"/>
            <w:sz w:val="20"/>
            <w:szCs w:val="20"/>
            <w:rPrChange w:id="1864" w:author="響生 畠中" w:date="2025-11-05T17:39:00Z" w16du:dateUtc="2025-11-05T08:39:00Z">
              <w:rPr/>
            </w:rPrChange>
          </w:rPr>
          <w:fldChar w:fldCharType="begin"/>
        </w:r>
        <w:r w:rsidRPr="00E32260">
          <w:rPr>
            <w:rFonts w:ascii="Times New Roman" w:hAnsi="Times New Roman"/>
            <w:sz w:val="20"/>
            <w:szCs w:val="20"/>
            <w:rPrChange w:id="1865" w:author="響生 畠中" w:date="2025-11-05T17:39:00Z" w16du:dateUtc="2025-11-05T08:39:00Z">
              <w:rPr/>
            </w:rPrChange>
          </w:rPr>
          <w:instrText xml:space="preserve"> SEQ </w:instrText>
        </w:r>
        <w:r w:rsidRPr="00E32260">
          <w:rPr>
            <w:rFonts w:ascii="Times New Roman" w:hAnsi="Times New Roman" w:hint="eastAsia"/>
            <w:sz w:val="20"/>
            <w:szCs w:val="20"/>
            <w:rPrChange w:id="1866" w:author="響生 畠中" w:date="2025-11-05T17:39:00Z" w16du:dateUtc="2025-11-05T08:39:00Z">
              <w:rPr>
                <w:rFonts w:hint="eastAsia"/>
              </w:rPr>
            </w:rPrChange>
          </w:rPr>
          <w:instrText>図</w:instrText>
        </w:r>
        <w:r w:rsidRPr="00E32260">
          <w:rPr>
            <w:rFonts w:ascii="Times New Roman" w:hAnsi="Times New Roman"/>
            <w:sz w:val="20"/>
            <w:szCs w:val="20"/>
            <w:rPrChange w:id="1867" w:author="響生 畠中" w:date="2025-11-05T17:39:00Z" w16du:dateUtc="2025-11-05T08:39:00Z">
              <w:rPr/>
            </w:rPrChange>
          </w:rPr>
          <w:instrText xml:space="preserve"> \* ARABIC </w:instrText>
        </w:r>
      </w:ins>
      <w:r w:rsidRPr="00E32260">
        <w:rPr>
          <w:rFonts w:ascii="Times New Roman" w:hAnsi="Times New Roman"/>
          <w:sz w:val="20"/>
          <w:szCs w:val="20"/>
          <w:rPrChange w:id="1868" w:author="響生 畠中" w:date="2025-11-05T17:39:00Z" w16du:dateUtc="2025-11-05T08:39:00Z">
            <w:rPr/>
          </w:rPrChange>
        </w:rPr>
        <w:fldChar w:fldCharType="separate"/>
      </w:r>
      <w:ins w:id="1869" w:author="響生 畠中" w:date="2025-11-05T19:34:00Z" w16du:dateUtc="2025-11-05T10:34:00Z">
        <w:r w:rsidR="00970F35">
          <w:rPr>
            <w:rFonts w:ascii="Times New Roman" w:hAnsi="Times New Roman"/>
            <w:noProof/>
            <w:sz w:val="20"/>
            <w:szCs w:val="20"/>
          </w:rPr>
          <w:t>6</w:t>
        </w:r>
      </w:ins>
      <w:ins w:id="1870" w:author="響生 畠中" w:date="2025-11-05T17:30:00Z" w16du:dateUtc="2025-11-05T08:30:00Z">
        <w:r w:rsidRPr="00E32260">
          <w:rPr>
            <w:rFonts w:ascii="Times New Roman" w:hAnsi="Times New Roman"/>
            <w:sz w:val="20"/>
            <w:szCs w:val="20"/>
            <w:rPrChange w:id="1871" w:author="響生 畠中" w:date="2025-11-05T17:39:00Z" w16du:dateUtc="2025-11-05T08:39:00Z">
              <w:rPr/>
            </w:rPrChange>
          </w:rPr>
          <w:fldChar w:fldCharType="end"/>
        </w:r>
        <w:bookmarkEnd w:id="1861"/>
        <w:r w:rsidRPr="00E32260">
          <w:rPr>
            <w:rFonts w:hint="eastAsia"/>
            <w:sz w:val="20"/>
            <w:szCs w:val="20"/>
            <w:rPrChange w:id="1872" w:author="響生 畠中" w:date="2025-11-05T17:39:00Z" w16du:dateUtc="2025-11-05T08:39:00Z">
              <w:rPr>
                <w:rFonts w:hint="eastAsia"/>
              </w:rPr>
            </w:rPrChange>
          </w:rPr>
          <w:t>：</w:t>
        </w:r>
        <w:r w:rsidRPr="00E32260">
          <w:rPr>
            <w:sz w:val="20"/>
            <w:szCs w:val="20"/>
            <w:rPrChange w:id="1873" w:author="響生 畠中" w:date="2025-11-05T17:39:00Z" w16du:dateUtc="2025-11-05T08:39:00Z">
              <w:rPr/>
            </w:rPrChange>
          </w:rPr>
          <w:t>MV-×</w:t>
        </w:r>
        <w:r w:rsidRPr="00E32260">
          <w:rPr>
            <w:rFonts w:hint="eastAsia"/>
            <w:sz w:val="20"/>
            <w:szCs w:val="20"/>
            <w:rPrChange w:id="1874" w:author="響生 畠中" w:date="2025-11-05T17:39:00Z" w16du:dateUtc="2025-11-05T08:39:00Z">
              <w:rPr>
                <w:rFonts w:hint="eastAsia"/>
              </w:rPr>
            </w:rPrChange>
          </w:rPr>
          <w:t>と</w:t>
        </w:r>
        <w:r w:rsidRPr="00E32260">
          <w:rPr>
            <w:sz w:val="20"/>
            <w:szCs w:val="20"/>
            <w:rPrChange w:id="1875" w:author="響生 畠中" w:date="2025-11-05T17:39:00Z" w16du:dateUtc="2025-11-05T08:39:00Z">
              <w:rPr/>
            </w:rPrChange>
          </w:rPr>
          <w:t>0.5AV-×</w:t>
        </w:r>
        <w:r w:rsidRPr="00E32260">
          <w:rPr>
            <w:rFonts w:hint="eastAsia"/>
            <w:sz w:val="20"/>
            <w:szCs w:val="20"/>
            <w:rPrChange w:id="1876" w:author="響生 畠中" w:date="2025-11-05T17:39:00Z" w16du:dateUtc="2025-11-05T08:39:00Z">
              <w:rPr>
                <w:rFonts w:hint="eastAsia"/>
              </w:rPr>
            </w:rPrChange>
          </w:rPr>
          <w:t>の比較</w:t>
        </w:r>
      </w:ins>
    </w:p>
    <w:p w14:paraId="30BAD7B2" w14:textId="77777777" w:rsidR="00DA071F" w:rsidRDefault="00074E25">
      <w:pPr>
        <w:jc w:val="center"/>
        <w:rPr>
          <w:ins w:id="1877" w:author="響生 畠中" w:date="2025-11-05T17:30:00Z" w16du:dateUtc="2025-11-05T08:30:00Z"/>
        </w:rPr>
        <w:pPrChange w:id="1878" w:author="響生 畠中" w:date="2025-11-05T17:31:00Z" w16du:dateUtc="2025-11-05T08:31:00Z">
          <w:pPr/>
        </w:pPrChange>
      </w:pPr>
      <w:ins w:id="1879" w:author="響生 畠中" w:date="2025-11-05T16:56:00Z" w16du:dateUtc="2025-11-05T07:56:00Z">
        <w:r w:rsidRPr="000B64F1">
          <w:rPr>
            <w:rFonts w:ascii="Times New Roman" w:hAnsi="Times New Roman"/>
            <w:noProof/>
            <w:sz w:val="20"/>
          </w:rPr>
          <w:drawing>
            <wp:inline distT="0" distB="0" distL="0" distR="0" wp14:anchorId="62C2634B" wp14:editId="56681B1F">
              <wp:extent cx="2573593" cy="1284151"/>
              <wp:effectExtent l="0" t="0" r="0" b="0"/>
              <wp:docPr id="1583681909" name="図 9" descr="マップ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1062" name="図 9" descr="マップ が含まれている画像&#10;&#10;AI 生成コンテンツは誤りを含む可能性があります。"/>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9947" r="11927" b="17906"/>
                      <a:stretch>
                        <a:fillRect/>
                      </a:stretch>
                    </pic:blipFill>
                    <pic:spPr bwMode="auto">
                      <a:xfrm>
                        <a:off x="0" y="0"/>
                        <a:ext cx="2670401" cy="1332455"/>
                      </a:xfrm>
                      <a:prstGeom prst="rect">
                        <a:avLst/>
                      </a:prstGeom>
                      <a:noFill/>
                      <a:ln>
                        <a:noFill/>
                      </a:ln>
                      <a:extLst>
                        <a:ext uri="{53640926-AAD7-44D8-BBD7-CCE9431645EC}">
                          <a14:shadowObscured xmlns:a14="http://schemas.microsoft.com/office/drawing/2010/main"/>
                        </a:ext>
                      </a:extLst>
                    </pic:spPr>
                  </pic:pic>
                </a:graphicData>
              </a:graphic>
            </wp:inline>
          </w:drawing>
        </w:r>
      </w:ins>
    </w:p>
    <w:p w14:paraId="60FE7DF9" w14:textId="0CBE37CE" w:rsidR="00074E25" w:rsidRPr="00E32260" w:rsidRDefault="00DA071F">
      <w:pPr>
        <w:pStyle w:val="af5"/>
        <w:ind w:firstLine="201"/>
        <w:jc w:val="center"/>
        <w:rPr>
          <w:ins w:id="1880" w:author="響生 畠中" w:date="2025-11-05T16:56:00Z" w16du:dateUtc="2025-11-05T07:56:00Z"/>
          <w:rFonts w:ascii="Times New Roman" w:hAnsi="Times New Roman"/>
          <w:sz w:val="20"/>
          <w:szCs w:val="20"/>
        </w:rPr>
        <w:pPrChange w:id="1881" w:author="響生 畠中" w:date="2025-11-05T17:31:00Z" w16du:dateUtc="2025-11-05T08:31:00Z">
          <w:pPr/>
        </w:pPrChange>
      </w:pPr>
      <w:bookmarkStart w:id="1882" w:name="_Ref213257066"/>
      <w:ins w:id="1883" w:author="響生 畠中" w:date="2025-11-05T17:30:00Z" w16du:dateUtc="2025-11-05T08:30:00Z">
        <w:r w:rsidRPr="00E32260">
          <w:rPr>
            <w:rFonts w:hint="eastAsia"/>
            <w:sz w:val="20"/>
            <w:szCs w:val="20"/>
            <w:rPrChange w:id="1884" w:author="響生 畠中" w:date="2025-11-05T17:40:00Z" w16du:dateUtc="2025-11-05T08:40:00Z">
              <w:rPr>
                <w:rFonts w:hint="eastAsia"/>
              </w:rPr>
            </w:rPrChange>
          </w:rPr>
          <w:t>図</w:t>
        </w:r>
        <w:r w:rsidRPr="00E32260">
          <w:rPr>
            <w:rFonts w:ascii="Times New Roman" w:hAnsi="Times New Roman"/>
            <w:sz w:val="20"/>
            <w:szCs w:val="20"/>
            <w:rPrChange w:id="1885" w:author="響生 畠中" w:date="2025-11-05T17:40:00Z" w16du:dateUtc="2025-11-05T08:40:00Z">
              <w:rPr/>
            </w:rPrChange>
          </w:rPr>
          <w:fldChar w:fldCharType="begin"/>
        </w:r>
        <w:r w:rsidRPr="00E32260">
          <w:rPr>
            <w:rFonts w:ascii="Times New Roman" w:hAnsi="Times New Roman"/>
            <w:sz w:val="20"/>
            <w:szCs w:val="20"/>
            <w:rPrChange w:id="1886" w:author="響生 畠中" w:date="2025-11-05T17:40:00Z" w16du:dateUtc="2025-11-05T08:40:00Z">
              <w:rPr/>
            </w:rPrChange>
          </w:rPr>
          <w:instrText xml:space="preserve"> SEQ </w:instrText>
        </w:r>
        <w:r w:rsidRPr="00E32260">
          <w:rPr>
            <w:rFonts w:ascii="Times New Roman" w:hAnsi="Times New Roman" w:hint="eastAsia"/>
            <w:sz w:val="20"/>
            <w:szCs w:val="20"/>
            <w:rPrChange w:id="1887" w:author="響生 畠中" w:date="2025-11-05T17:40:00Z" w16du:dateUtc="2025-11-05T08:40:00Z">
              <w:rPr>
                <w:rFonts w:hint="eastAsia"/>
              </w:rPr>
            </w:rPrChange>
          </w:rPr>
          <w:instrText>図</w:instrText>
        </w:r>
        <w:r w:rsidRPr="00E32260">
          <w:rPr>
            <w:rFonts w:ascii="Times New Roman" w:hAnsi="Times New Roman"/>
            <w:sz w:val="20"/>
            <w:szCs w:val="20"/>
            <w:rPrChange w:id="1888" w:author="響生 畠中" w:date="2025-11-05T17:40:00Z" w16du:dateUtc="2025-11-05T08:40:00Z">
              <w:rPr/>
            </w:rPrChange>
          </w:rPr>
          <w:instrText xml:space="preserve"> \* ARABIC </w:instrText>
        </w:r>
      </w:ins>
      <w:r w:rsidRPr="00E32260">
        <w:rPr>
          <w:rFonts w:ascii="Times New Roman" w:hAnsi="Times New Roman"/>
          <w:sz w:val="20"/>
          <w:szCs w:val="20"/>
          <w:rPrChange w:id="1889" w:author="響生 畠中" w:date="2025-11-05T17:40:00Z" w16du:dateUtc="2025-11-05T08:40:00Z">
            <w:rPr/>
          </w:rPrChange>
        </w:rPr>
        <w:fldChar w:fldCharType="separate"/>
      </w:r>
      <w:ins w:id="1890" w:author="響生 畠中" w:date="2025-11-05T19:34:00Z" w16du:dateUtc="2025-11-05T10:34:00Z">
        <w:r w:rsidR="00970F35">
          <w:rPr>
            <w:rFonts w:ascii="Times New Roman" w:hAnsi="Times New Roman"/>
            <w:noProof/>
            <w:sz w:val="20"/>
            <w:szCs w:val="20"/>
          </w:rPr>
          <w:t>7</w:t>
        </w:r>
      </w:ins>
      <w:ins w:id="1891" w:author="響生 畠中" w:date="2025-11-05T17:30:00Z" w16du:dateUtc="2025-11-05T08:30:00Z">
        <w:r w:rsidRPr="00E32260">
          <w:rPr>
            <w:rFonts w:ascii="Times New Roman" w:hAnsi="Times New Roman"/>
            <w:sz w:val="20"/>
            <w:szCs w:val="20"/>
            <w:rPrChange w:id="1892" w:author="響生 畠中" w:date="2025-11-05T17:40:00Z" w16du:dateUtc="2025-11-05T08:40:00Z">
              <w:rPr/>
            </w:rPrChange>
          </w:rPr>
          <w:fldChar w:fldCharType="end"/>
        </w:r>
        <w:bookmarkEnd w:id="1882"/>
        <w:r w:rsidRPr="00E32260">
          <w:rPr>
            <w:rFonts w:hint="eastAsia"/>
            <w:sz w:val="20"/>
            <w:szCs w:val="20"/>
            <w:rPrChange w:id="1893" w:author="響生 畠中" w:date="2025-11-05T17:40:00Z" w16du:dateUtc="2025-11-05T08:40:00Z">
              <w:rPr>
                <w:rFonts w:hint="eastAsia"/>
              </w:rPr>
            </w:rPrChange>
          </w:rPr>
          <w:t>：</w:t>
        </w:r>
        <w:r w:rsidRPr="00E32260">
          <w:rPr>
            <w:sz w:val="20"/>
            <w:szCs w:val="20"/>
            <w:rPrChange w:id="1894" w:author="響生 畠中" w:date="2025-11-05T17:40:00Z" w16du:dateUtc="2025-11-05T08:40:00Z">
              <w:rPr/>
            </w:rPrChange>
          </w:rPr>
          <w:t>0.7AV-×</w:t>
        </w:r>
        <w:r w:rsidRPr="00E32260">
          <w:rPr>
            <w:rFonts w:hint="eastAsia"/>
            <w:sz w:val="20"/>
            <w:szCs w:val="20"/>
            <w:rPrChange w:id="1895" w:author="響生 畠中" w:date="2025-11-05T17:40:00Z" w16du:dateUtc="2025-11-05T08:40:00Z">
              <w:rPr>
                <w:rFonts w:hint="eastAsia"/>
              </w:rPr>
            </w:rPrChange>
          </w:rPr>
          <w:t>と</w:t>
        </w:r>
        <w:r w:rsidRPr="00E32260">
          <w:rPr>
            <w:sz w:val="20"/>
            <w:szCs w:val="20"/>
            <w:rPrChange w:id="1896" w:author="響生 畠中" w:date="2025-11-05T17:40:00Z" w16du:dateUtc="2025-11-05T08:40:00Z">
              <w:rPr/>
            </w:rPrChange>
          </w:rPr>
          <w:t>0.5AV-×</w:t>
        </w:r>
        <w:r w:rsidRPr="00E32260">
          <w:rPr>
            <w:rFonts w:hint="eastAsia"/>
            <w:sz w:val="20"/>
            <w:szCs w:val="20"/>
            <w:rPrChange w:id="1897" w:author="響生 畠中" w:date="2025-11-05T17:40:00Z" w16du:dateUtc="2025-11-05T08:40:00Z">
              <w:rPr>
                <w:rFonts w:hint="eastAsia"/>
              </w:rPr>
            </w:rPrChange>
          </w:rPr>
          <w:t>の比較</w:t>
        </w:r>
      </w:ins>
    </w:p>
    <w:p w14:paraId="65FCFC49" w14:textId="77777777" w:rsidR="00074E25" w:rsidRDefault="00074E25" w:rsidP="00074E25">
      <w:pPr>
        <w:rPr>
          <w:ins w:id="1898" w:author="響生 畠中" w:date="2025-11-05T16:56:00Z" w16du:dateUtc="2025-11-05T07:56:00Z"/>
          <w:rFonts w:ascii="Times New Roman" w:hAnsi="Times New Roman"/>
          <w:sz w:val="20"/>
        </w:rPr>
      </w:pPr>
    </w:p>
    <w:p w14:paraId="257CEA54" w14:textId="12CC3595" w:rsidR="000B64F1" w:rsidRPr="000B64F1" w:rsidDel="00074E25" w:rsidRDefault="00074E25" w:rsidP="00074E25">
      <w:pPr>
        <w:rPr>
          <w:del w:id="1899" w:author="響生 畠中" w:date="2025-11-05T16:56:00Z" w16du:dateUtc="2025-11-05T07:56:00Z"/>
          <w:rFonts w:ascii="Times New Roman" w:hAnsi="Times New Roman"/>
          <w:sz w:val="20"/>
        </w:rPr>
      </w:pPr>
      <w:ins w:id="1900" w:author="響生 畠中" w:date="2025-11-05T16:56:00Z" w16du:dateUtc="2025-11-05T07:56:00Z">
        <w:r w:rsidRPr="00074E25">
          <w:rPr>
            <w:rFonts w:ascii="Times New Roman" w:hAnsi="Times New Roman" w:hint="eastAsia"/>
            <w:sz w:val="20"/>
          </w:rPr>
          <w:t>AV</w:t>
        </w:r>
        <w:r w:rsidRPr="00074E25">
          <w:rPr>
            <w:rFonts w:ascii="Times New Roman" w:hAnsi="Times New Roman" w:hint="eastAsia"/>
            <w:sz w:val="20"/>
          </w:rPr>
          <w:t>バスの影響が周辺の車にも強く表れているからだと考えられる．一方，</w:t>
        </w:r>
        <w:r w:rsidRPr="00074E25">
          <w:rPr>
            <w:rFonts w:ascii="Times New Roman" w:hAnsi="Times New Roman" w:hint="eastAsia"/>
            <w:sz w:val="20"/>
          </w:rPr>
          <w:t>17</w:t>
        </w:r>
        <w:r w:rsidRPr="00074E25">
          <w:rPr>
            <w:rFonts w:ascii="Times New Roman" w:hAnsi="Times New Roman" w:hint="eastAsia"/>
            <w:sz w:val="20"/>
          </w:rPr>
          <w:t>時台のようにピーク時であっても差が小さい時間帯もある．これは現況においても混雑しており，低速</w:t>
        </w:r>
        <w:r w:rsidRPr="00074E25">
          <w:rPr>
            <w:rFonts w:ascii="Times New Roman" w:hAnsi="Times New Roman" w:hint="eastAsia"/>
            <w:sz w:val="20"/>
          </w:rPr>
          <w:t>AV</w:t>
        </w:r>
        <w:r w:rsidRPr="00074E25">
          <w:rPr>
            <w:rFonts w:ascii="Times New Roman" w:hAnsi="Times New Roman" w:hint="eastAsia"/>
            <w:sz w:val="20"/>
          </w:rPr>
          <w:t>バスの混入による影響が限定的であるためと考えられる．また，昼間の非混雑時に差が小さいのは，交通需要が少ないために車両間の相互干渉が少なく，低速</w:t>
        </w:r>
        <w:r w:rsidRPr="00074E25">
          <w:rPr>
            <w:rFonts w:ascii="Times New Roman" w:hAnsi="Times New Roman" w:hint="eastAsia"/>
            <w:sz w:val="20"/>
          </w:rPr>
          <w:t>AV</w:t>
        </w:r>
        <w:r w:rsidRPr="00074E25">
          <w:rPr>
            <w:rFonts w:ascii="Times New Roman" w:hAnsi="Times New Roman" w:hint="eastAsia"/>
            <w:sz w:val="20"/>
          </w:rPr>
          <w:t>バスの影響がネットワーク全体には及んでいないためと考えられる．</w:t>
        </w:r>
      </w:ins>
      <w:del w:id="1901" w:author="響生 畠中" w:date="2025-11-05T16:56:00Z" w16du:dateUtc="2025-11-05T07:56:00Z">
        <w:r w:rsidR="000B64F1" w:rsidRPr="000B64F1" w:rsidDel="00074E25">
          <w:rPr>
            <w:rFonts w:ascii="Times New Roman" w:hAnsi="Times New Roman" w:hint="eastAsia"/>
            <w:b/>
            <w:bCs/>
            <w:sz w:val="20"/>
          </w:rPr>
          <w:delText>図</w:delText>
        </w:r>
        <w:r w:rsidR="00037C0B" w:rsidDel="00074E25">
          <w:rPr>
            <w:rFonts w:ascii="Times New Roman" w:hAnsi="Times New Roman" w:hint="eastAsia"/>
            <w:b/>
            <w:bCs/>
            <w:sz w:val="20"/>
          </w:rPr>
          <w:delText>5</w:delText>
        </w:r>
        <w:r w:rsidR="000B64F1" w:rsidRPr="000B64F1" w:rsidDel="00074E25">
          <w:rPr>
            <w:rFonts w:ascii="Times New Roman" w:hAnsi="Times New Roman" w:hint="eastAsia"/>
            <w:sz w:val="20"/>
          </w:rPr>
          <w:delText>は</w:delText>
        </w:r>
        <w:r w:rsidR="000B64F1" w:rsidRPr="000B64F1" w:rsidDel="00074E25">
          <w:rPr>
            <w:rFonts w:ascii="Times New Roman" w:hAnsi="Times New Roman" w:hint="eastAsia"/>
            <w:sz w:val="20"/>
          </w:rPr>
          <w:delText>15</w:delText>
        </w:r>
        <w:r w:rsidR="000B64F1" w:rsidRPr="000B64F1" w:rsidDel="00074E25">
          <w:rPr>
            <w:rFonts w:ascii="Times New Roman" w:hAnsi="Times New Roman" w:hint="eastAsia"/>
            <w:sz w:val="20"/>
          </w:rPr>
          <w:delText>分ごとに空間平均速度を計算して折れ</w:delText>
        </w:r>
      </w:del>
    </w:p>
    <w:p w14:paraId="0ADA89CB" w14:textId="583E75D7" w:rsidR="00C63B10" w:rsidRDefault="000B64F1" w:rsidP="00074E25">
      <w:pPr>
        <w:rPr>
          <w:ins w:id="1902" w:author="響生 畠中" w:date="2025-11-05T09:20:00Z" w16du:dateUtc="2025-11-05T00:20:00Z"/>
          <w:rFonts w:ascii="Times New Roman" w:hAnsi="Times New Roman"/>
          <w:b/>
          <w:bCs/>
          <w:sz w:val="20"/>
        </w:rPr>
      </w:pPr>
      <w:del w:id="1903" w:author="響生 畠中" w:date="2025-11-05T16:56:00Z" w16du:dateUtc="2025-11-05T07:56:00Z">
        <w:r w:rsidRPr="000B64F1" w:rsidDel="00074E25">
          <w:rPr>
            <w:rFonts w:ascii="Times New Roman" w:hAnsi="Times New Roman" w:hint="eastAsia"/>
            <w:sz w:val="20"/>
          </w:rPr>
          <w:delText>線グラフにしたものである，なお，</w:delText>
        </w:r>
      </w:del>
      <w:del w:id="1904" w:author="響生 畠中" w:date="2025-11-05T16:50:00Z" w16du:dateUtc="2025-11-05T07:50:00Z">
        <w:r w:rsidRPr="000B64F1" w:rsidDel="00B867A7">
          <w:rPr>
            <w:rFonts w:ascii="Times New Roman" w:hAnsi="Times New Roman" w:hint="eastAsia"/>
            <w:sz w:val="20"/>
          </w:rPr>
          <w:delText>TTT</w:delText>
        </w:r>
      </w:del>
      <w:del w:id="1905" w:author="響生 畠中" w:date="2025-11-05T16:56:00Z" w16du:dateUtc="2025-11-05T07:56:00Z">
        <w:r w:rsidRPr="000B64F1" w:rsidDel="00074E25">
          <w:rPr>
            <w:rFonts w:ascii="Times New Roman" w:hAnsi="Times New Roman"/>
            <w:sz w:val="20"/>
          </w:rPr>
          <w:delText>は図と同様</w:delText>
        </w:r>
      </w:del>
      <w:del w:id="1906" w:author="響生 畠中" w:date="2025-11-05T09:20:00Z" w16du:dateUtc="2025-11-05T00:20:00Z">
        <w:r w:rsidRPr="000B64F1" w:rsidDel="00CC1050">
          <w:rPr>
            <w:rFonts w:ascii="Times New Roman" w:hAnsi="Times New Roman"/>
            <w:sz w:val="20"/>
          </w:rPr>
          <w:delText>の傾向を示し</w:delText>
        </w:r>
        <w:r w:rsidRPr="000B64F1" w:rsidDel="00CC1050">
          <w:rPr>
            <w:rFonts w:ascii="Times New Roman" w:hAnsi="Times New Roman" w:hint="eastAsia"/>
            <w:sz w:val="20"/>
          </w:rPr>
          <w:delText>（</w:delText>
        </w:r>
        <w:r w:rsidRPr="000B64F1" w:rsidDel="00CC1050">
          <w:rPr>
            <w:rFonts w:ascii="Times New Roman" w:hAnsi="Times New Roman"/>
            <w:sz w:val="20"/>
          </w:rPr>
          <w:delText>増加と減少は反対</w:delText>
        </w:r>
        <w:r w:rsidRPr="000B64F1" w:rsidDel="00CC1050">
          <w:rPr>
            <w:rFonts w:ascii="Times New Roman" w:hAnsi="Times New Roman" w:hint="eastAsia"/>
            <w:sz w:val="20"/>
          </w:rPr>
          <w:delText>）</w:delText>
        </w:r>
        <w:r w:rsidRPr="000B64F1" w:rsidDel="00CC1050">
          <w:rPr>
            <w:rFonts w:ascii="Times New Roman" w:hAnsi="Times New Roman"/>
            <w:sz w:val="20"/>
          </w:rPr>
          <w:delText>，</w:delText>
        </w:r>
        <w:r w:rsidRPr="000B64F1" w:rsidDel="00CC1050">
          <w:rPr>
            <w:rFonts w:ascii="Times New Roman" w:hAnsi="Times New Roman" w:hint="eastAsia"/>
            <w:sz w:val="20"/>
          </w:rPr>
          <w:delText>総走行距離についてはシナリオ間の差異が</w:delText>
        </w:r>
      </w:del>
      <w:moveToRangeStart w:id="1907" w:author="響生 畠中" w:date="2025-11-05T09:20:00Z" w:name="move213226839"/>
      <w:moveTo w:id="1908" w:author="響生 畠中" w:date="2025-11-05T09:20:00Z" w16du:dateUtc="2025-11-05T00:20:00Z">
        <w:del w:id="1909" w:author="響生 畠中" w:date="2025-11-05T09:20:00Z" w16du:dateUtc="2025-11-05T00:20:00Z">
          <w:r w:rsidR="00CC1050" w:rsidRPr="000B64F1" w:rsidDel="00CC1050">
            <w:rPr>
              <w:rFonts w:ascii="Times New Roman" w:hAnsi="Times New Roman"/>
              <w:noProof/>
              <w:sz w:val="20"/>
            </w:rPr>
            <w:drawing>
              <wp:inline distT="0" distB="0" distL="0" distR="0" wp14:anchorId="020460E2" wp14:editId="7D05728C">
                <wp:extent cx="2573593" cy="1284151"/>
                <wp:effectExtent l="0" t="0" r="0" b="0"/>
                <wp:docPr id="1557511545" name="図 9" descr="マップ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1062" name="図 9" descr="マップ が含まれている画像&#10;&#10;AI 生成コンテンツは誤りを含む可能性があります。"/>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9947" r="11927" b="17906"/>
                        <a:stretch>
                          <a:fillRect/>
                        </a:stretch>
                      </pic:blipFill>
                      <pic:spPr bwMode="auto">
                        <a:xfrm>
                          <a:off x="0" y="0"/>
                          <a:ext cx="2670401" cy="1332455"/>
                        </a:xfrm>
                        <a:prstGeom prst="rect">
                          <a:avLst/>
                        </a:prstGeom>
                        <a:noFill/>
                        <a:ln>
                          <a:noFill/>
                        </a:ln>
                        <a:extLst>
                          <a:ext uri="{53640926-AAD7-44D8-BBD7-CCE9431645EC}">
                            <a14:shadowObscured xmlns:a14="http://schemas.microsoft.com/office/drawing/2010/main"/>
                          </a:ext>
                        </a:extLst>
                      </pic:spPr>
                    </pic:pic>
                  </a:graphicData>
                </a:graphic>
              </wp:inline>
            </w:drawing>
          </w:r>
        </w:del>
      </w:moveTo>
      <w:moveToRangeEnd w:id="1907"/>
      <w:del w:id="1910" w:author="響生 畠中" w:date="2025-11-05T09:20:00Z" w16du:dateUtc="2025-11-05T00:20:00Z">
        <w:r w:rsidRPr="000B64F1" w:rsidDel="00CC1050">
          <w:rPr>
            <w:rFonts w:ascii="Times New Roman" w:hAnsi="Times New Roman" w:hint="eastAsia"/>
            <w:sz w:val="20"/>
          </w:rPr>
          <w:delText>ほぼ見られなかったため，</w:delText>
        </w:r>
      </w:del>
      <w:ins w:id="1911" w:author="悠 長谷川" w:date="2025-11-04T22:03:00Z" w16du:dateUtc="2025-11-04T13:03:00Z">
        <w:del w:id="1912" w:author="響生 畠中" w:date="2025-11-05T09:20:00Z" w16du:dateUtc="2025-11-05T00:20:00Z">
          <w:r w:rsidR="001B090B" w:rsidDel="00CC1050">
            <w:rPr>
              <w:rFonts w:ascii="Times New Roman" w:hAnsi="Times New Roman" w:hint="eastAsia"/>
              <w:sz w:val="20"/>
            </w:rPr>
            <w:delText>図示を</w:delText>
          </w:r>
        </w:del>
      </w:ins>
      <w:del w:id="1913" w:author="響生 畠中" w:date="2025-11-05T09:20:00Z" w16du:dateUtc="2025-11-05T00:20:00Z">
        <w:r w:rsidRPr="000B64F1" w:rsidDel="00CC1050">
          <w:rPr>
            <w:rFonts w:ascii="Times New Roman" w:hAnsi="Times New Roman" w:hint="eastAsia"/>
            <w:sz w:val="20"/>
          </w:rPr>
          <w:delText>省略した．</w:delText>
        </w:r>
      </w:del>
      <w:ins w:id="1914" w:author="悠 長谷川" w:date="2025-11-04T22:05:00Z" w16du:dateUtc="2025-11-04T13:05:00Z">
        <w:r w:rsidR="001B090B" w:rsidRPr="000B64F1" w:rsidDel="001B090B">
          <w:rPr>
            <w:rFonts w:ascii="Times New Roman" w:hAnsi="Times New Roman"/>
            <w:b/>
            <w:bCs/>
            <w:sz w:val="20"/>
          </w:rPr>
          <w:t xml:space="preserve"> </w:t>
        </w:r>
      </w:ins>
      <w:del w:id="1915" w:author="悠 長谷川" w:date="2025-11-04T22:05:00Z" w16du:dateUtc="2025-11-04T13:05:00Z">
        <w:r w:rsidRPr="000B64F1" w:rsidDel="001B090B">
          <w:rPr>
            <w:rFonts w:ascii="Times New Roman" w:hAnsi="Times New Roman"/>
            <w:b/>
            <w:bCs/>
            <w:sz w:val="20"/>
          </w:rPr>
          <w:delText>図</w:delText>
        </w:r>
        <w:r w:rsidR="00037C0B" w:rsidDel="001B090B">
          <w:rPr>
            <w:rFonts w:ascii="Times New Roman" w:hAnsi="Times New Roman" w:hint="eastAsia"/>
            <w:b/>
            <w:bCs/>
            <w:sz w:val="20"/>
          </w:rPr>
          <w:delText>5</w:delText>
        </w:r>
        <w:r w:rsidRPr="000B64F1" w:rsidDel="001B090B">
          <w:rPr>
            <w:rFonts w:ascii="Times New Roman" w:hAnsi="Times New Roman"/>
            <w:sz w:val="20"/>
          </w:rPr>
          <w:delText>より，ピーク時（</w:delText>
        </w:r>
        <w:r w:rsidRPr="000B64F1" w:rsidDel="001B090B">
          <w:rPr>
            <w:rFonts w:ascii="Times New Roman" w:hAnsi="Times New Roman"/>
            <w:sz w:val="20"/>
          </w:rPr>
          <w:delText>8</w:delText>
        </w:r>
        <w:r w:rsidRPr="000B64F1" w:rsidDel="001B090B">
          <w:rPr>
            <w:rFonts w:ascii="Times New Roman" w:hAnsi="Times New Roman"/>
            <w:sz w:val="20"/>
          </w:rPr>
          <w:delText>時台・</w:delText>
        </w:r>
        <w:r w:rsidRPr="000B64F1" w:rsidDel="001B090B">
          <w:rPr>
            <w:rFonts w:ascii="Times New Roman" w:hAnsi="Times New Roman"/>
            <w:sz w:val="20"/>
          </w:rPr>
          <w:delText>1</w:delText>
        </w:r>
        <w:r w:rsidRPr="000B64F1" w:rsidDel="001B090B">
          <w:rPr>
            <w:rFonts w:ascii="Times New Roman" w:hAnsi="Times New Roman" w:hint="eastAsia"/>
            <w:sz w:val="20"/>
          </w:rPr>
          <w:delText>8</w:delText>
        </w:r>
        <w:r w:rsidRPr="000B64F1" w:rsidDel="001B090B">
          <w:rPr>
            <w:rFonts w:ascii="Times New Roman" w:hAnsi="Times New Roman"/>
            <w:sz w:val="20"/>
          </w:rPr>
          <w:delText>時</w:delText>
        </w:r>
      </w:del>
      <w:del w:id="1916" w:author="響生 畠中" w:date="2025-11-05T09:20:00Z" w16du:dateUtc="2025-11-05T00:20:00Z">
        <w:r w:rsidR="00E62F39" w:rsidRPr="000B64F1" w:rsidDel="00CC1050">
          <w:rPr>
            <w:rFonts w:ascii="Times New Roman" w:hAnsi="Times New Roman"/>
            <w:noProof/>
            <w:sz w:val="20"/>
          </w:rPr>
          <w:drawing>
            <wp:inline distT="0" distB="0" distL="0" distR="0" wp14:anchorId="62E60D8B" wp14:editId="51601188">
              <wp:extent cx="2529349" cy="1288091"/>
              <wp:effectExtent l="0" t="0" r="4445" b="7620"/>
              <wp:docPr id="996797429" name="図 10" descr="マップ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97429" name="図 10" descr="マップ が含まれている画像&#10;&#10;AI 生成コンテンツは誤りを含む可能性があります。"/>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9288" r="11924" b="17283"/>
                      <a:stretch>
                        <a:fillRect/>
                      </a:stretch>
                    </pic:blipFill>
                    <pic:spPr bwMode="auto">
                      <a:xfrm>
                        <a:off x="0" y="0"/>
                        <a:ext cx="2608356" cy="1328326"/>
                      </a:xfrm>
                      <a:prstGeom prst="rect">
                        <a:avLst/>
                      </a:prstGeom>
                      <a:noFill/>
                      <a:ln>
                        <a:noFill/>
                      </a:ln>
                      <a:extLst>
                        <a:ext uri="{53640926-AAD7-44D8-BBD7-CCE9431645EC}">
                          <a14:shadowObscured xmlns:a14="http://schemas.microsoft.com/office/drawing/2010/main"/>
                        </a:ext>
                      </a:extLst>
                    </pic:spPr>
                  </pic:pic>
                </a:graphicData>
              </a:graphic>
            </wp:inline>
          </w:drawing>
        </w:r>
      </w:del>
    </w:p>
    <w:p w14:paraId="4A23CDA9" w14:textId="66084552" w:rsidR="00CC1050" w:rsidRPr="00CC1050" w:rsidDel="00DA071F" w:rsidRDefault="00CC1050" w:rsidP="00CC1050">
      <w:pPr>
        <w:jc w:val="center"/>
        <w:rPr>
          <w:del w:id="1917" w:author="響生 畠中" w:date="2025-11-05T17:31:00Z" w16du:dateUtc="2025-11-05T08:31:00Z"/>
          <w:rFonts w:ascii="Times New Roman" w:hAnsi="Times New Roman"/>
          <w:b/>
          <w:bCs/>
          <w:sz w:val="20"/>
          <w:szCs w:val="20"/>
          <w:rPrChange w:id="1918" w:author="響生 畠中" w:date="2025-11-05T09:21:00Z" w16du:dateUtc="2025-11-05T00:21:00Z">
            <w:rPr>
              <w:del w:id="1919" w:author="響生 畠中" w:date="2025-11-05T17:31:00Z" w16du:dateUtc="2025-11-05T08:31:00Z"/>
              <w:rFonts w:ascii="Times New Roman" w:hAnsi="Times New Roman"/>
              <w:sz w:val="20"/>
            </w:rPr>
          </w:rPrChange>
        </w:rPr>
      </w:pPr>
    </w:p>
    <w:p w14:paraId="2E6ECAB9" w14:textId="0B70A2DA" w:rsidR="00C63B10" w:rsidRPr="00C63B10" w:rsidDel="00CC1050" w:rsidRDefault="0059187D">
      <w:pPr>
        <w:ind w:leftChars="-67" w:left="-141" w:right="210"/>
        <w:jc w:val="center"/>
        <w:rPr>
          <w:del w:id="1920" w:author="響生 畠中" w:date="2025-11-05T09:20:00Z" w16du:dateUtc="2025-11-05T00:20:00Z"/>
          <w:rFonts w:ascii="Times New Roman" w:hAnsi="Times New Roman"/>
          <w:b/>
          <w:bCs/>
          <w:sz w:val="20"/>
          <w:szCs w:val="20"/>
        </w:rPr>
        <w:pPrChange w:id="1921" w:author="響生 畠中" w:date="2025-11-05T09:21:00Z" w16du:dateUtc="2025-11-05T00:21:00Z">
          <w:pPr>
            <w:jc w:val="center"/>
          </w:pPr>
        </w:pPrChange>
      </w:pPr>
      <w:del w:id="1922" w:author="響生 畠中" w:date="2025-11-05T09:20:00Z" w16du:dateUtc="2025-11-05T00:20:00Z">
        <w:r w:rsidRPr="00C63B10" w:rsidDel="00CC1050">
          <w:rPr>
            <w:rFonts w:hint="eastAsia"/>
            <w:b/>
            <w:bCs/>
            <w:sz w:val="20"/>
            <w:szCs w:val="20"/>
          </w:rPr>
          <w:delText>図</w:delText>
        </w:r>
        <w:r w:rsidRPr="00C63B10" w:rsidDel="00CC1050">
          <w:rPr>
            <w:rFonts w:hint="eastAsia"/>
            <w:b/>
            <w:bCs/>
            <w:sz w:val="20"/>
            <w:szCs w:val="20"/>
          </w:rPr>
          <w:delText xml:space="preserve"> </w:delText>
        </w:r>
        <w:r w:rsidRPr="00C63B10" w:rsidDel="00CC1050">
          <w:rPr>
            <w:rFonts w:ascii="Times New Roman" w:hAnsi="Times New Roman"/>
            <w:b/>
            <w:bCs/>
            <w:sz w:val="20"/>
            <w:szCs w:val="20"/>
          </w:rPr>
          <w:delText>6</w:delText>
        </w:r>
        <w:r w:rsidRPr="00C63B10" w:rsidDel="00CC1050">
          <w:rPr>
            <w:rFonts w:hint="eastAsia"/>
            <w:b/>
            <w:bCs/>
            <w:sz w:val="20"/>
            <w:szCs w:val="20"/>
          </w:rPr>
          <w:delText>：</w:delText>
        </w:r>
        <w:r w:rsidRPr="000B64F1" w:rsidDel="00CC1050">
          <w:rPr>
            <w:rFonts w:ascii="Times New Roman" w:hAnsi="Times New Roman" w:hint="eastAsia"/>
            <w:b/>
            <w:bCs/>
            <w:sz w:val="20"/>
            <w:szCs w:val="20"/>
          </w:rPr>
          <w:delText>MV-</w:delText>
        </w:r>
        <w:r w:rsidRPr="000B64F1" w:rsidDel="00CC1050">
          <w:rPr>
            <w:rFonts w:ascii="Times New Roman" w:hAnsi="Times New Roman" w:hint="eastAsia"/>
            <w:b/>
            <w:bCs/>
            <w:sz w:val="20"/>
            <w:szCs w:val="20"/>
          </w:rPr>
          <w:delText>×と</w:delText>
        </w:r>
        <w:r w:rsidRPr="000B64F1" w:rsidDel="00CC1050">
          <w:rPr>
            <w:rFonts w:ascii="Times New Roman" w:hAnsi="Times New Roman" w:hint="eastAsia"/>
            <w:b/>
            <w:bCs/>
            <w:sz w:val="20"/>
            <w:szCs w:val="20"/>
          </w:rPr>
          <w:delText>0.5AV-</w:delText>
        </w:r>
        <w:r w:rsidRPr="000B64F1" w:rsidDel="00CC1050">
          <w:rPr>
            <w:rFonts w:ascii="Times New Roman" w:hAnsi="Times New Roman" w:hint="eastAsia"/>
            <w:b/>
            <w:bCs/>
            <w:sz w:val="20"/>
            <w:szCs w:val="20"/>
          </w:rPr>
          <w:delText>×の比較</w:delText>
        </w:r>
      </w:del>
    </w:p>
    <w:p w14:paraId="71B1D4B0" w14:textId="3DB6A1D3" w:rsidR="00C63B10" w:rsidDel="00DA071F" w:rsidRDefault="00C63B10" w:rsidP="00CC1050">
      <w:pPr>
        <w:jc w:val="center"/>
        <w:rPr>
          <w:del w:id="1923" w:author="響生 畠中" w:date="2025-11-05T17:31:00Z" w16du:dateUtc="2025-11-05T08:31:00Z"/>
          <w:b/>
          <w:bCs/>
          <w:sz w:val="20"/>
          <w:szCs w:val="20"/>
        </w:rPr>
      </w:pPr>
      <w:moveFromRangeStart w:id="1924" w:author="響生 畠中" w:date="2025-11-05T09:20:00Z" w:name="move213226839"/>
      <w:moveFrom w:id="1925" w:author="響生 畠中" w:date="2025-11-05T09:20:00Z" w16du:dateUtc="2025-11-05T00:20:00Z">
        <w:del w:id="1926" w:author="響生 畠中" w:date="2025-11-05T17:31:00Z" w16du:dateUtc="2025-11-05T08:31:00Z">
          <w:r w:rsidRPr="000B64F1" w:rsidDel="00DA071F">
            <w:rPr>
              <w:rFonts w:ascii="Times New Roman" w:hAnsi="Times New Roman"/>
              <w:noProof/>
              <w:sz w:val="20"/>
            </w:rPr>
            <w:drawing>
              <wp:inline distT="0" distB="0" distL="0" distR="0" wp14:anchorId="74E7BD17" wp14:editId="1EE4FA39">
                <wp:extent cx="2573593" cy="1284151"/>
                <wp:effectExtent l="0" t="0" r="0" b="0"/>
                <wp:docPr id="23021062" name="図 9" descr="マップ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1062" name="図 9" descr="マップ が含まれている画像&#10;&#10;AI 生成コンテンツは誤りを含む可能性があります。"/>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9947" r="11927" b="17906"/>
                        <a:stretch>
                          <a:fillRect/>
                        </a:stretch>
                      </pic:blipFill>
                      <pic:spPr bwMode="auto">
                        <a:xfrm>
                          <a:off x="0" y="0"/>
                          <a:ext cx="2670401" cy="1332455"/>
                        </a:xfrm>
                        <a:prstGeom prst="rect">
                          <a:avLst/>
                        </a:prstGeom>
                        <a:noFill/>
                        <a:ln>
                          <a:noFill/>
                        </a:ln>
                        <a:extLst>
                          <a:ext uri="{53640926-AAD7-44D8-BBD7-CCE9431645EC}">
                            <a14:shadowObscured xmlns:a14="http://schemas.microsoft.com/office/drawing/2010/main"/>
                          </a:ext>
                        </a:extLst>
                      </pic:spPr>
                    </pic:pic>
                  </a:graphicData>
                </a:graphic>
              </wp:inline>
            </w:drawing>
          </w:r>
        </w:del>
      </w:moveFrom>
      <w:moveFromRangeEnd w:id="1924"/>
    </w:p>
    <w:p w14:paraId="2C0087CB" w14:textId="6AFF301E" w:rsidR="00C63B10" w:rsidRPr="000B64F1" w:rsidDel="00DA071F" w:rsidRDefault="00C63B10" w:rsidP="00C63B10">
      <w:pPr>
        <w:jc w:val="center"/>
        <w:rPr>
          <w:del w:id="1927" w:author="響生 畠中" w:date="2025-11-05T17:31:00Z" w16du:dateUtc="2025-11-05T08:31:00Z"/>
          <w:rFonts w:ascii="Times New Roman" w:hAnsi="Times New Roman"/>
          <w:b/>
          <w:bCs/>
          <w:sz w:val="20"/>
          <w:szCs w:val="20"/>
        </w:rPr>
      </w:pPr>
      <w:del w:id="1928" w:author="響生 畠中" w:date="2025-11-05T17:31:00Z" w16du:dateUtc="2025-11-05T08:31:00Z">
        <w:r w:rsidRPr="0029272C" w:rsidDel="00DA071F">
          <w:rPr>
            <w:rFonts w:hint="eastAsia"/>
            <w:b/>
            <w:bCs/>
            <w:sz w:val="20"/>
            <w:szCs w:val="20"/>
          </w:rPr>
          <w:delText>図</w:delText>
        </w:r>
        <w:r w:rsidRPr="0029272C" w:rsidDel="00DA071F">
          <w:rPr>
            <w:rFonts w:hint="eastAsia"/>
            <w:b/>
            <w:bCs/>
            <w:sz w:val="20"/>
            <w:szCs w:val="20"/>
          </w:rPr>
          <w:delText xml:space="preserve"> </w:delText>
        </w:r>
        <w:r w:rsidRPr="0029272C" w:rsidDel="00DA071F">
          <w:rPr>
            <w:rFonts w:ascii="Times New Roman" w:hAnsi="Times New Roman"/>
            <w:b/>
            <w:bCs/>
            <w:sz w:val="20"/>
            <w:szCs w:val="20"/>
          </w:rPr>
          <w:delText>7</w:delText>
        </w:r>
        <w:r w:rsidRPr="0029272C" w:rsidDel="00DA071F">
          <w:rPr>
            <w:rFonts w:hint="eastAsia"/>
            <w:b/>
            <w:bCs/>
            <w:sz w:val="20"/>
            <w:szCs w:val="20"/>
          </w:rPr>
          <w:delText>：</w:delText>
        </w:r>
        <w:r w:rsidRPr="000B64F1" w:rsidDel="00DA071F">
          <w:rPr>
            <w:rFonts w:ascii="Times New Roman" w:hAnsi="Times New Roman" w:hint="eastAsia"/>
            <w:b/>
            <w:bCs/>
            <w:sz w:val="20"/>
            <w:szCs w:val="20"/>
          </w:rPr>
          <w:delText>0.7AV-</w:delText>
        </w:r>
        <w:r w:rsidRPr="000B64F1" w:rsidDel="00DA071F">
          <w:rPr>
            <w:rFonts w:ascii="Times New Roman" w:hAnsi="Times New Roman" w:hint="eastAsia"/>
            <w:b/>
            <w:bCs/>
            <w:sz w:val="20"/>
            <w:szCs w:val="20"/>
          </w:rPr>
          <w:delText>×と</w:delText>
        </w:r>
        <w:r w:rsidRPr="000B64F1" w:rsidDel="00DA071F">
          <w:rPr>
            <w:rFonts w:ascii="Times New Roman" w:hAnsi="Times New Roman" w:hint="eastAsia"/>
            <w:b/>
            <w:bCs/>
            <w:sz w:val="20"/>
            <w:szCs w:val="20"/>
          </w:rPr>
          <w:delText>0.5AV-</w:delText>
        </w:r>
        <w:r w:rsidRPr="000B64F1" w:rsidDel="00DA071F">
          <w:rPr>
            <w:rFonts w:ascii="Times New Roman" w:hAnsi="Times New Roman" w:hint="eastAsia"/>
            <w:b/>
            <w:bCs/>
            <w:sz w:val="20"/>
            <w:szCs w:val="20"/>
          </w:rPr>
          <w:delText>×の比較</w:delText>
        </w:r>
      </w:del>
    </w:p>
    <w:p w14:paraId="35A3B969" w14:textId="4C0F8980" w:rsidR="00E62F39" w:rsidDel="00DA071F" w:rsidRDefault="001B090B" w:rsidP="00E62F39">
      <w:pPr>
        <w:ind w:left="210" w:right="210"/>
        <w:jc w:val="center"/>
        <w:rPr>
          <w:del w:id="1929" w:author="響生 畠中" w:date="2025-11-05T17:32:00Z" w16du:dateUtc="2025-11-05T08:32:00Z"/>
          <w:rFonts w:ascii="Times New Roman" w:hAnsi="Times New Roman"/>
          <w:sz w:val="20"/>
        </w:rPr>
      </w:pPr>
      <w:ins w:id="1930" w:author="悠 長谷川" w:date="2025-11-04T22:05:00Z" w16du:dateUtc="2025-11-04T13:05:00Z">
        <w:del w:id="1931" w:author="響生 畠中" w:date="2025-11-05T17:32:00Z" w16du:dateUtc="2025-11-05T08:32:00Z">
          <w:r w:rsidRPr="000B64F1" w:rsidDel="00DA071F">
            <w:rPr>
              <w:rFonts w:ascii="Times New Roman" w:hAnsi="Times New Roman"/>
              <w:b/>
              <w:bCs/>
              <w:sz w:val="20"/>
            </w:rPr>
            <w:delText>図</w:delText>
          </w:r>
          <w:r w:rsidDel="00DA071F">
            <w:rPr>
              <w:rFonts w:ascii="Times New Roman" w:hAnsi="Times New Roman" w:hint="eastAsia"/>
              <w:b/>
              <w:bCs/>
              <w:sz w:val="20"/>
            </w:rPr>
            <w:delText>5</w:delText>
          </w:r>
          <w:r w:rsidRPr="000B64F1" w:rsidDel="00DA071F">
            <w:rPr>
              <w:rFonts w:ascii="Times New Roman" w:hAnsi="Times New Roman"/>
              <w:sz w:val="20"/>
            </w:rPr>
            <w:delText>より，ピーク時（</w:delText>
          </w:r>
          <w:r w:rsidRPr="000B64F1" w:rsidDel="00DA071F">
            <w:rPr>
              <w:rFonts w:ascii="Times New Roman" w:hAnsi="Times New Roman"/>
              <w:sz w:val="20"/>
            </w:rPr>
            <w:delText>8</w:delText>
          </w:r>
          <w:r w:rsidRPr="000B64F1" w:rsidDel="00DA071F">
            <w:rPr>
              <w:rFonts w:ascii="Times New Roman" w:hAnsi="Times New Roman"/>
              <w:sz w:val="20"/>
            </w:rPr>
            <w:delText>時台・</w:delText>
          </w:r>
          <w:r w:rsidRPr="000B64F1" w:rsidDel="00DA071F">
            <w:rPr>
              <w:rFonts w:ascii="Times New Roman" w:hAnsi="Times New Roman"/>
              <w:sz w:val="20"/>
            </w:rPr>
            <w:delText>1</w:delText>
          </w:r>
          <w:r w:rsidRPr="000B64F1" w:rsidDel="00DA071F">
            <w:rPr>
              <w:rFonts w:ascii="Times New Roman" w:hAnsi="Times New Roman" w:hint="eastAsia"/>
              <w:sz w:val="20"/>
            </w:rPr>
            <w:delText>8</w:delText>
          </w:r>
          <w:r w:rsidRPr="000B64F1" w:rsidDel="00DA071F">
            <w:rPr>
              <w:rFonts w:ascii="Times New Roman" w:hAnsi="Times New Roman"/>
              <w:sz w:val="20"/>
            </w:rPr>
            <w:delText>時台）にシナリオ</w:delText>
          </w:r>
        </w:del>
      </w:ins>
      <w:ins w:id="1932" w:author="悠 長谷川" w:date="2025-11-04T22:04:00Z" w16du:dateUtc="2025-11-04T13:04:00Z">
        <w:del w:id="1933" w:author="響生 畠中" w:date="2025-11-05T17:32:00Z" w16du:dateUtc="2025-11-05T08:32:00Z">
          <w:r w:rsidRPr="000B64F1" w:rsidDel="00DA071F">
            <w:rPr>
              <w:rFonts w:ascii="Times New Roman" w:hAnsi="Times New Roman"/>
              <w:sz w:val="20"/>
            </w:rPr>
            <w:delText>間の</w:delText>
          </w:r>
        </w:del>
      </w:ins>
      <w:del w:id="1934" w:author="響生 畠中" w:date="2025-11-05T17:32:00Z" w16du:dateUtc="2025-11-05T08:32:00Z">
        <w:r w:rsidR="00E62F39" w:rsidRPr="000B64F1" w:rsidDel="00DA071F">
          <w:rPr>
            <w:rFonts w:ascii="Times New Roman" w:hAnsi="Times New Roman"/>
            <w:sz w:val="20"/>
          </w:rPr>
          <w:delText>台）にシナリオ間の差が大きい</w:delText>
        </w:r>
        <w:r w:rsidR="00E62F39" w:rsidRPr="000B64F1" w:rsidDel="00DA071F">
          <w:rPr>
            <w:rFonts w:ascii="Times New Roman" w:hAnsi="Times New Roman" w:hint="eastAsia"/>
            <w:sz w:val="20"/>
          </w:rPr>
          <w:delText>のは</w:delText>
        </w:r>
        <w:r w:rsidR="00E62F39" w:rsidRPr="000B64F1" w:rsidDel="00DA071F">
          <w:rPr>
            <w:rFonts w:ascii="Times New Roman" w:hAnsi="Times New Roman"/>
            <w:sz w:val="20"/>
          </w:rPr>
          <w:delText>，低速</w:delText>
        </w:r>
        <w:r w:rsidR="00E62F39" w:rsidRPr="000B64F1" w:rsidDel="00DA071F">
          <w:rPr>
            <w:rFonts w:ascii="Times New Roman" w:hAnsi="Times New Roman" w:hint="eastAsia"/>
            <w:sz w:val="20"/>
          </w:rPr>
          <w:delText>AV</w:delText>
        </w:r>
        <w:r w:rsidR="00E62F39" w:rsidRPr="000B64F1" w:rsidDel="00DA071F">
          <w:rPr>
            <w:rFonts w:ascii="Times New Roman" w:hAnsi="Times New Roman" w:hint="eastAsia"/>
            <w:sz w:val="20"/>
          </w:rPr>
          <w:delText>バス</w:delText>
        </w:r>
      </w:del>
    </w:p>
    <w:p w14:paraId="027A379D" w14:textId="5642A808" w:rsidR="00644F4A" w:rsidDel="00DA071F" w:rsidRDefault="000B64F1" w:rsidP="001B090B">
      <w:pPr>
        <w:jc w:val="left"/>
        <w:rPr>
          <w:ins w:id="1935" w:author="悠 長谷川" w:date="2025-11-04T22:05:00Z" w16du:dateUtc="2025-11-04T13:05:00Z"/>
          <w:del w:id="1936" w:author="響生 畠中" w:date="2025-11-05T17:32:00Z" w16du:dateUtc="2025-11-05T08:32:00Z"/>
          <w:rFonts w:ascii="Times New Roman" w:hAnsi="Times New Roman"/>
          <w:sz w:val="20"/>
        </w:rPr>
      </w:pPr>
      <w:del w:id="1937" w:author="響生 畠中" w:date="2025-11-05T17:32:00Z" w16du:dateUtc="2025-11-05T08:32:00Z">
        <w:r w:rsidRPr="000B64F1" w:rsidDel="00DA071F">
          <w:rPr>
            <w:rFonts w:ascii="Times New Roman" w:hAnsi="Times New Roman"/>
            <w:sz w:val="20"/>
          </w:rPr>
          <w:delText>の影響が</w:delText>
        </w:r>
        <w:r w:rsidRPr="000B64F1" w:rsidDel="00DA071F">
          <w:rPr>
            <w:rFonts w:ascii="Times New Roman" w:hAnsi="Times New Roman" w:hint="eastAsia"/>
            <w:sz w:val="20"/>
          </w:rPr>
          <w:delText>周辺の車にも</w:delText>
        </w:r>
        <w:r w:rsidRPr="000B64F1" w:rsidDel="00DA071F">
          <w:rPr>
            <w:rFonts w:ascii="Times New Roman" w:hAnsi="Times New Roman"/>
            <w:sz w:val="20"/>
          </w:rPr>
          <w:delText>強く表れて</w:delText>
        </w:r>
        <w:r w:rsidRPr="000B64F1" w:rsidDel="00DA071F">
          <w:rPr>
            <w:rFonts w:ascii="Times New Roman" w:hAnsi="Times New Roman" w:hint="eastAsia"/>
            <w:sz w:val="20"/>
          </w:rPr>
          <w:delText>いるからだと考えられる．</w:delText>
        </w:r>
        <w:r w:rsidRPr="000B64F1" w:rsidDel="00DA071F">
          <w:rPr>
            <w:rFonts w:ascii="Times New Roman" w:hAnsi="Times New Roman"/>
            <w:sz w:val="20"/>
          </w:rPr>
          <w:delText>一方，</w:delText>
        </w:r>
        <w:r w:rsidRPr="000B64F1" w:rsidDel="00DA071F">
          <w:rPr>
            <w:rFonts w:ascii="Times New Roman" w:hAnsi="Times New Roman" w:hint="eastAsia"/>
            <w:sz w:val="20"/>
          </w:rPr>
          <w:delText>17</w:delText>
        </w:r>
        <w:r w:rsidRPr="000B64F1" w:rsidDel="00DA071F">
          <w:rPr>
            <w:rFonts w:ascii="Times New Roman" w:hAnsi="Times New Roman" w:hint="eastAsia"/>
            <w:sz w:val="20"/>
          </w:rPr>
          <w:delText>時台のように</w:delText>
        </w:r>
        <w:r w:rsidRPr="000B64F1" w:rsidDel="00DA071F">
          <w:rPr>
            <w:rFonts w:ascii="Times New Roman" w:hAnsi="Times New Roman"/>
            <w:sz w:val="20"/>
          </w:rPr>
          <w:delText>ピーク時であっても差が小さい</w:delText>
        </w:r>
        <w:r w:rsidRPr="000B64F1" w:rsidDel="00DA071F">
          <w:rPr>
            <w:rFonts w:ascii="Times New Roman" w:hAnsi="Times New Roman" w:hint="eastAsia"/>
            <w:sz w:val="20"/>
          </w:rPr>
          <w:delText>のは</w:delText>
        </w:r>
        <w:r w:rsidRPr="000B64F1" w:rsidDel="00DA071F">
          <w:rPr>
            <w:rFonts w:ascii="Times New Roman" w:hAnsi="Times New Roman"/>
            <w:sz w:val="20"/>
          </w:rPr>
          <w:delText>，</w:delText>
        </w:r>
        <w:r w:rsidRPr="000B64F1" w:rsidDel="00DA071F">
          <w:rPr>
            <w:rFonts w:ascii="Times New Roman" w:hAnsi="Times New Roman" w:hint="eastAsia"/>
            <w:sz w:val="20"/>
          </w:rPr>
          <w:delText>現況においても</w:delText>
        </w:r>
        <w:r w:rsidRPr="000B64F1" w:rsidDel="00DA071F">
          <w:rPr>
            <w:rFonts w:ascii="Times New Roman" w:hAnsi="Times New Roman"/>
            <w:sz w:val="20"/>
          </w:rPr>
          <w:delText>混雑しており，低速</w:delText>
        </w:r>
        <w:r w:rsidRPr="000B64F1" w:rsidDel="00DA071F">
          <w:rPr>
            <w:rFonts w:ascii="Times New Roman" w:hAnsi="Times New Roman" w:hint="eastAsia"/>
            <w:sz w:val="20"/>
          </w:rPr>
          <w:delText>AV</w:delText>
        </w:r>
        <w:r w:rsidRPr="000B64F1" w:rsidDel="00DA071F">
          <w:rPr>
            <w:rFonts w:ascii="Times New Roman" w:hAnsi="Times New Roman" w:hint="eastAsia"/>
            <w:sz w:val="20"/>
          </w:rPr>
          <w:delText>バス</w:delText>
        </w:r>
        <w:r w:rsidRPr="000B64F1" w:rsidDel="00DA071F">
          <w:rPr>
            <w:rFonts w:ascii="Times New Roman" w:hAnsi="Times New Roman"/>
            <w:sz w:val="20"/>
          </w:rPr>
          <w:delText>の</w:delText>
        </w:r>
        <w:r w:rsidRPr="000B64F1" w:rsidDel="00DA071F">
          <w:rPr>
            <w:rFonts w:ascii="Times New Roman" w:hAnsi="Times New Roman" w:hint="eastAsia"/>
            <w:sz w:val="20"/>
          </w:rPr>
          <w:delText>混入</w:delText>
        </w:r>
        <w:r w:rsidRPr="000B64F1" w:rsidDel="00DA071F">
          <w:rPr>
            <w:rFonts w:ascii="Times New Roman" w:hAnsi="Times New Roman"/>
            <w:sz w:val="20"/>
          </w:rPr>
          <w:delText>による影響が限定的であることを意味する．また，</w:delText>
        </w:r>
        <w:r w:rsidRPr="000B64F1" w:rsidDel="00DA071F">
          <w:rPr>
            <w:rFonts w:ascii="Times New Roman" w:hAnsi="Times New Roman" w:hint="eastAsia"/>
            <w:sz w:val="20"/>
          </w:rPr>
          <w:delText>昼間の</w:delText>
        </w:r>
        <w:r w:rsidRPr="000B64F1" w:rsidDel="00DA071F">
          <w:rPr>
            <w:rFonts w:ascii="Times New Roman" w:hAnsi="Times New Roman"/>
            <w:sz w:val="20"/>
          </w:rPr>
          <w:delText>閑散期に差が小さい</w:delText>
        </w:r>
        <w:r w:rsidRPr="000B64F1" w:rsidDel="00DA071F">
          <w:rPr>
            <w:rFonts w:ascii="Times New Roman" w:hAnsi="Times New Roman" w:hint="eastAsia"/>
            <w:sz w:val="20"/>
          </w:rPr>
          <w:delText>のは</w:delText>
        </w:r>
        <w:r w:rsidRPr="000B64F1" w:rsidDel="00DA071F">
          <w:rPr>
            <w:rFonts w:ascii="Times New Roman" w:hAnsi="Times New Roman"/>
            <w:sz w:val="20"/>
          </w:rPr>
          <w:delText>，交通需要が少なく，車両間の相互干渉がほとんど発生せず，低速</w:delText>
        </w:r>
        <w:r w:rsidRPr="000B64F1" w:rsidDel="00DA071F">
          <w:rPr>
            <w:rFonts w:ascii="Times New Roman" w:hAnsi="Times New Roman" w:hint="eastAsia"/>
            <w:sz w:val="20"/>
          </w:rPr>
          <w:delText>AV</w:delText>
        </w:r>
        <w:r w:rsidRPr="000B64F1" w:rsidDel="00DA071F">
          <w:rPr>
            <w:rFonts w:ascii="Times New Roman" w:hAnsi="Times New Roman" w:hint="eastAsia"/>
            <w:sz w:val="20"/>
          </w:rPr>
          <w:delText>バスの</w:delText>
        </w:r>
        <w:r w:rsidRPr="000B64F1" w:rsidDel="00DA071F">
          <w:rPr>
            <w:rFonts w:ascii="Times New Roman" w:hAnsi="Times New Roman"/>
            <w:sz w:val="20"/>
          </w:rPr>
          <w:delText>影響がネットワーク全体には及んでいないことを示している．</w:delText>
        </w:r>
      </w:del>
      <w:ins w:id="1938" w:author="悠 長谷川" w:date="2025-11-04T22:05:00Z" w16du:dateUtc="2025-11-04T13:05:00Z">
        <w:del w:id="1939" w:author="響生 畠中" w:date="2025-11-05T17:32:00Z" w16du:dateUtc="2025-11-05T08:32:00Z">
          <w:r w:rsidR="001B090B" w:rsidRPr="000B64F1" w:rsidDel="00DA071F">
            <w:rPr>
              <w:rFonts w:ascii="Times New Roman" w:hAnsi="Times New Roman" w:hint="eastAsia"/>
              <w:sz w:val="20"/>
            </w:rPr>
            <w:delText xml:space="preserve"> </w:delText>
          </w:r>
        </w:del>
      </w:ins>
      <w:del w:id="1940" w:author="響生 畠中" w:date="2025-11-05T17:32:00Z" w16du:dateUtc="2025-11-05T08:32:00Z">
        <w:r w:rsidRPr="000B64F1" w:rsidDel="00DA071F">
          <w:rPr>
            <w:rFonts w:ascii="Times New Roman" w:hAnsi="Times New Roman" w:hint="eastAsia"/>
            <w:sz w:val="20"/>
          </w:rPr>
          <w:delText>以上から</w:delText>
        </w:r>
        <w:r w:rsidRPr="000B64F1" w:rsidDel="00DA071F">
          <w:rPr>
            <w:rFonts w:ascii="Times New Roman" w:hAnsi="Times New Roman"/>
            <w:sz w:val="20"/>
          </w:rPr>
          <w:delText>，まずは昼間の閑散期での</w:delText>
        </w:r>
        <w:r w:rsidRPr="000B64F1" w:rsidDel="00DA071F">
          <w:rPr>
            <w:rFonts w:ascii="Times New Roman" w:hAnsi="Times New Roman" w:hint="eastAsia"/>
            <w:sz w:val="20"/>
          </w:rPr>
          <w:delText>実証実験や</w:delText>
        </w:r>
        <w:r w:rsidRPr="000B64F1" w:rsidDel="00DA071F">
          <w:rPr>
            <w:rFonts w:ascii="Times New Roman" w:hAnsi="Times New Roman"/>
            <w:sz w:val="20"/>
          </w:rPr>
          <w:delText>実用化</w:delText>
        </w:r>
        <w:r w:rsidRPr="000B64F1" w:rsidDel="00DA071F">
          <w:rPr>
            <w:rFonts w:ascii="Times New Roman" w:hAnsi="Times New Roman" w:hint="eastAsia"/>
            <w:sz w:val="20"/>
          </w:rPr>
          <w:delText>を</w:delText>
        </w:r>
        <w:r w:rsidRPr="000B64F1" w:rsidDel="00DA071F">
          <w:rPr>
            <w:rFonts w:ascii="Times New Roman" w:hAnsi="Times New Roman"/>
            <w:sz w:val="20"/>
          </w:rPr>
          <w:delText>す</w:delText>
        </w:r>
        <w:r w:rsidRPr="000B64F1" w:rsidDel="00DA071F">
          <w:rPr>
            <w:rFonts w:ascii="Times New Roman" w:hAnsi="Times New Roman" w:hint="eastAsia"/>
            <w:sz w:val="20"/>
          </w:rPr>
          <w:delText>べきである．</w:delText>
        </w:r>
      </w:del>
    </w:p>
    <w:p w14:paraId="26CDE931" w14:textId="77777777" w:rsidR="001B090B" w:rsidRDefault="001B090B" w:rsidP="001B090B">
      <w:pPr>
        <w:jc w:val="left"/>
        <w:rPr>
          <w:rFonts w:ascii="Times New Roman" w:hAnsi="Times New Roman"/>
          <w:sz w:val="20"/>
        </w:rPr>
      </w:pPr>
    </w:p>
    <w:p w14:paraId="3861BD6E" w14:textId="77777777" w:rsidR="00B867A7" w:rsidRPr="00B867A7" w:rsidRDefault="00B867A7" w:rsidP="00B867A7">
      <w:pPr>
        <w:jc w:val="left"/>
        <w:rPr>
          <w:ins w:id="1941" w:author="響生 畠中" w:date="2025-11-05T16:55:00Z"/>
          <w:rFonts w:ascii="ＭＳ ゴシック" w:eastAsia="ＭＳ ゴシック" w:hAnsi="ＭＳ ゴシック"/>
          <w:sz w:val="20"/>
        </w:rPr>
      </w:pPr>
      <w:ins w:id="1942" w:author="響生 畠中" w:date="2025-11-05T16:55:00Z">
        <w:r w:rsidRPr="00B867A7">
          <w:rPr>
            <w:rFonts w:ascii="ＭＳ ゴシック" w:eastAsia="ＭＳ ゴシック" w:hAnsi="ＭＳ ゴシック" w:hint="eastAsia"/>
            <w:sz w:val="20"/>
          </w:rPr>
          <w:t>4-3.リンクごとの分析</w:t>
        </w:r>
      </w:ins>
    </w:p>
    <w:p w14:paraId="79A68056" w14:textId="4BA0EFC6" w:rsidR="000B64F1" w:rsidRPr="00544173" w:rsidDel="00B867A7" w:rsidRDefault="00B867A7">
      <w:pPr>
        <w:ind w:firstLineChars="100" w:firstLine="200"/>
        <w:jc w:val="left"/>
        <w:rPr>
          <w:del w:id="1943" w:author="響生 畠中" w:date="2025-11-05T16:55:00Z" w16du:dateUtc="2025-11-05T07:55:00Z"/>
          <w:rFonts w:ascii="Times New Roman" w:hAnsi="Times New Roman"/>
          <w:sz w:val="20"/>
        </w:rPr>
        <w:pPrChange w:id="1944" w:author="響生 畠中" w:date="2025-11-05T17:37:00Z" w16du:dateUtc="2025-11-05T08:37:00Z">
          <w:pPr>
            <w:jc w:val="left"/>
          </w:pPr>
        </w:pPrChange>
      </w:pPr>
      <w:ins w:id="1945" w:author="響生 畠中" w:date="2025-11-05T16:55:00Z">
        <w:r w:rsidRPr="00544173">
          <w:rPr>
            <w:rFonts w:ascii="Times New Roman" w:hAnsi="Times New Roman" w:hint="eastAsia"/>
            <w:sz w:val="20"/>
            <w:rPrChange w:id="1946" w:author="響生 畠中" w:date="2025-11-05T18:11:00Z" w16du:dateUtc="2025-11-05T09:11:00Z">
              <w:rPr>
                <w:rFonts w:ascii="ＭＳ ゴシック" w:eastAsia="ＭＳ ゴシック" w:hAnsi="ＭＳ ゴシック" w:hint="eastAsia"/>
                <w:sz w:val="20"/>
              </w:rPr>
            </w:rPrChange>
          </w:rPr>
          <w:t>次に，リンクごとに評価指標を計算した結果について述べる．</w:t>
        </w:r>
      </w:ins>
      <w:ins w:id="1947" w:author="響生 畠中" w:date="2025-11-05T17:43:00Z" w16du:dateUtc="2025-11-05T08:43:00Z">
        <w:r w:rsidR="00E32260" w:rsidRPr="00544173">
          <w:rPr>
            <w:rFonts w:ascii="Times New Roman" w:hAnsi="Times New Roman"/>
            <w:b/>
            <w:bCs/>
            <w:sz w:val="20"/>
            <w:rPrChange w:id="1948" w:author="響生 畠中" w:date="2025-11-05T18:11:00Z" w16du:dateUtc="2025-11-05T09:11:00Z">
              <w:rPr>
                <w:rFonts w:ascii="ＭＳ 明朝" w:hAnsi="ＭＳ 明朝"/>
                <w:b/>
                <w:bCs/>
                <w:sz w:val="20"/>
              </w:rPr>
            </w:rPrChange>
          </w:rPr>
          <w:fldChar w:fldCharType="begin"/>
        </w:r>
        <w:r w:rsidR="00E32260" w:rsidRPr="00544173">
          <w:rPr>
            <w:rFonts w:ascii="Times New Roman" w:hAnsi="Times New Roman"/>
            <w:b/>
            <w:bCs/>
            <w:sz w:val="20"/>
            <w:rPrChange w:id="1949" w:author="響生 畠中" w:date="2025-11-05T18:11:00Z" w16du:dateUtc="2025-11-05T09:11:00Z">
              <w:rPr>
                <w:rFonts w:ascii="ＭＳ 明朝" w:hAnsi="ＭＳ 明朝"/>
                <w:sz w:val="20"/>
              </w:rPr>
            </w:rPrChange>
          </w:rPr>
          <w:instrText xml:space="preserve"> REF _Ref213257037 \h </w:instrText>
        </w:r>
      </w:ins>
      <w:r w:rsidR="00E32260" w:rsidRPr="00544173">
        <w:rPr>
          <w:rFonts w:ascii="Times New Roman" w:hAnsi="Times New Roman"/>
          <w:b/>
          <w:bCs/>
          <w:sz w:val="20"/>
          <w:rPrChange w:id="1950" w:author="響生 畠中" w:date="2025-11-05T18:11:00Z" w16du:dateUtc="2025-11-05T09:11:00Z">
            <w:rPr>
              <w:rFonts w:ascii="ＭＳ 明朝" w:hAnsi="ＭＳ 明朝"/>
              <w:sz w:val="20"/>
            </w:rPr>
          </w:rPrChange>
        </w:rPr>
        <w:instrText xml:space="preserve"> \* MERGEFORMAT </w:instrText>
      </w:r>
      <w:r w:rsidR="00E32260" w:rsidRPr="00D743BB">
        <w:rPr>
          <w:rFonts w:ascii="Times New Roman" w:hAnsi="Times New Roman"/>
          <w:b/>
          <w:bCs/>
          <w:sz w:val="20"/>
        </w:rPr>
      </w:r>
      <w:ins w:id="1951" w:author="響生 畠中" w:date="2025-11-05T17:43:00Z" w16du:dateUtc="2025-11-05T08:43:00Z">
        <w:r w:rsidR="00E32260" w:rsidRPr="00544173">
          <w:rPr>
            <w:rFonts w:ascii="Times New Roman" w:hAnsi="Times New Roman"/>
            <w:b/>
            <w:bCs/>
            <w:sz w:val="20"/>
            <w:rPrChange w:id="1952" w:author="響生 畠中" w:date="2025-11-05T18:11:00Z" w16du:dateUtc="2025-11-05T09:11:00Z">
              <w:rPr>
                <w:rFonts w:ascii="ＭＳ 明朝" w:hAnsi="ＭＳ 明朝"/>
                <w:b/>
                <w:bCs/>
                <w:sz w:val="20"/>
              </w:rPr>
            </w:rPrChange>
          </w:rPr>
          <w:fldChar w:fldCharType="separate"/>
        </w:r>
      </w:ins>
      <w:ins w:id="1953" w:author="響生 畠中" w:date="2025-11-05T19:34:00Z" w16du:dateUtc="2025-11-05T10:34:00Z">
        <w:r w:rsidR="00970F35" w:rsidRPr="00970F35">
          <w:rPr>
            <w:rFonts w:ascii="Times New Roman" w:hAnsi="Times New Roman" w:hint="eastAsia"/>
            <w:b/>
            <w:bCs/>
            <w:sz w:val="20"/>
            <w:szCs w:val="20"/>
            <w:rPrChange w:id="1954" w:author="響生 畠中" w:date="2025-11-05T19:34:00Z" w16du:dateUtc="2025-11-05T10:34:00Z">
              <w:rPr>
                <w:rFonts w:hint="eastAsia"/>
              </w:rPr>
            </w:rPrChange>
          </w:rPr>
          <w:t>図</w:t>
        </w:r>
        <w:r w:rsidR="00970F35" w:rsidRPr="00970F35">
          <w:rPr>
            <w:rFonts w:ascii="Times New Roman" w:hAnsi="Times New Roman"/>
            <w:b/>
            <w:bCs/>
            <w:sz w:val="20"/>
            <w:szCs w:val="20"/>
            <w:rPrChange w:id="1955" w:author="響生 畠中" w:date="2025-11-05T19:34:00Z" w16du:dateUtc="2025-11-05T10:34:00Z">
              <w:rPr>
                <w:rFonts w:ascii="Times New Roman" w:hAnsi="Times New Roman"/>
                <w:noProof/>
                <w:sz w:val="20"/>
                <w:szCs w:val="20"/>
              </w:rPr>
            </w:rPrChange>
          </w:rPr>
          <w:t>6</w:t>
        </w:r>
      </w:ins>
      <w:ins w:id="1956" w:author="響生 畠中" w:date="2025-11-05T17:43:00Z" w16du:dateUtc="2025-11-05T08:43:00Z">
        <w:r w:rsidR="00E32260" w:rsidRPr="00544173">
          <w:rPr>
            <w:rFonts w:ascii="Times New Roman" w:hAnsi="Times New Roman"/>
            <w:b/>
            <w:bCs/>
            <w:sz w:val="20"/>
            <w:rPrChange w:id="1957" w:author="響生 畠中" w:date="2025-11-05T18:11:00Z" w16du:dateUtc="2025-11-05T09:11:00Z">
              <w:rPr>
                <w:rFonts w:ascii="ＭＳ 明朝" w:hAnsi="ＭＳ 明朝"/>
                <w:b/>
                <w:bCs/>
                <w:sz w:val="20"/>
              </w:rPr>
            </w:rPrChange>
          </w:rPr>
          <w:fldChar w:fldCharType="end"/>
        </w:r>
      </w:ins>
      <w:ins w:id="1958" w:author="響生 畠中" w:date="2025-11-05T16:55:00Z">
        <w:r w:rsidRPr="00544173">
          <w:rPr>
            <w:rFonts w:ascii="Times New Roman" w:hAnsi="Times New Roman" w:hint="eastAsia"/>
            <w:sz w:val="20"/>
            <w:rPrChange w:id="1959" w:author="響生 畠中" w:date="2025-11-05T18:11:00Z" w16du:dateUtc="2025-11-05T09:11:00Z">
              <w:rPr>
                <w:rFonts w:ascii="ＭＳ ゴシック" w:eastAsia="ＭＳ ゴシック" w:hAnsi="ＭＳ ゴシック" w:hint="eastAsia"/>
                <w:sz w:val="20"/>
              </w:rPr>
            </w:rPrChange>
          </w:rPr>
          <w:t>は，</w:t>
        </w:r>
      </w:ins>
      <w:ins w:id="1960" w:author="響生 畠中" w:date="2025-11-05T17:45:00Z" w16du:dateUtc="2025-11-05T08:45:00Z">
        <w:r w:rsidR="00E32260" w:rsidRPr="00544173">
          <w:rPr>
            <w:rFonts w:ascii="Times New Roman" w:hAnsi="Times New Roman"/>
            <w:sz w:val="20"/>
          </w:rPr>
          <w:t>MV</w:t>
        </w:r>
      </w:ins>
      <w:ins w:id="1961" w:author="響生 畠中" w:date="2025-11-05T16:55:00Z">
        <w:r w:rsidRPr="00544173">
          <w:rPr>
            <w:rFonts w:ascii="Times New Roman" w:hAnsi="Times New Roman"/>
            <w:sz w:val="20"/>
            <w:rPrChange w:id="1962" w:author="響生 畠中" w:date="2025-11-05T18:11:00Z" w16du:dateUtc="2025-11-05T09:11:00Z">
              <w:rPr>
                <w:rFonts w:ascii="ＭＳ ゴシック" w:eastAsia="ＭＳ ゴシック" w:hAnsi="ＭＳ ゴシック"/>
                <w:sz w:val="20"/>
              </w:rPr>
            </w:rPrChange>
          </w:rPr>
          <w:t>-</w:t>
        </w:r>
        <w:r w:rsidRPr="00544173">
          <w:rPr>
            <w:rFonts w:ascii="Times New Roman" w:hAnsi="Times New Roman" w:hint="eastAsia"/>
            <w:sz w:val="20"/>
            <w:rPrChange w:id="1963" w:author="響生 畠中" w:date="2025-11-05T18:11:00Z" w16du:dateUtc="2025-11-05T09:11:00Z">
              <w:rPr>
                <w:rFonts w:ascii="ＭＳ ゴシック" w:eastAsia="ＭＳ ゴシック" w:hAnsi="ＭＳ ゴシック" w:hint="eastAsia"/>
                <w:sz w:val="20"/>
              </w:rPr>
            </w:rPrChange>
          </w:rPr>
          <w:t>×に対する</w:t>
        </w:r>
        <w:r w:rsidRPr="00544173">
          <w:rPr>
            <w:rFonts w:ascii="Times New Roman" w:hAnsi="Times New Roman"/>
            <w:sz w:val="20"/>
            <w:rPrChange w:id="1964" w:author="響生 畠中" w:date="2025-11-05T18:11:00Z" w16du:dateUtc="2025-11-05T09:11:00Z">
              <w:rPr>
                <w:rFonts w:ascii="ＭＳ ゴシック" w:eastAsia="ＭＳ ゴシック" w:hAnsi="ＭＳ ゴシック"/>
                <w:sz w:val="20"/>
              </w:rPr>
            </w:rPrChange>
          </w:rPr>
          <w:t>0.5AV-</w:t>
        </w:r>
        <w:r w:rsidRPr="00544173">
          <w:rPr>
            <w:rFonts w:ascii="Times New Roman" w:hAnsi="Times New Roman" w:hint="eastAsia"/>
            <w:sz w:val="20"/>
            <w:rPrChange w:id="1965" w:author="響生 畠中" w:date="2025-11-05T18:11:00Z" w16du:dateUtc="2025-11-05T09:11:00Z">
              <w:rPr>
                <w:rFonts w:ascii="ＭＳ ゴシック" w:eastAsia="ＭＳ ゴシック" w:hAnsi="ＭＳ ゴシック" w:hint="eastAsia"/>
                <w:sz w:val="20"/>
              </w:rPr>
            </w:rPrChange>
          </w:rPr>
          <w:t>×の総走行距離の差分を可視化したもの，</w:t>
        </w:r>
      </w:ins>
      <w:ins w:id="1966" w:author="響生 畠中" w:date="2025-11-05T17:44:00Z" w16du:dateUtc="2025-11-05T08:44:00Z">
        <w:r w:rsidR="00E32260" w:rsidRPr="00544173">
          <w:rPr>
            <w:rFonts w:ascii="Times New Roman" w:hAnsi="Times New Roman"/>
            <w:b/>
            <w:bCs/>
            <w:sz w:val="20"/>
            <w:rPrChange w:id="1967" w:author="響生 畠中" w:date="2025-11-05T18:11:00Z" w16du:dateUtc="2025-11-05T09:11:00Z">
              <w:rPr>
                <w:rFonts w:ascii="ＭＳ 明朝" w:hAnsi="ＭＳ 明朝"/>
                <w:b/>
                <w:bCs/>
                <w:sz w:val="20"/>
              </w:rPr>
            </w:rPrChange>
          </w:rPr>
          <w:fldChar w:fldCharType="begin"/>
        </w:r>
        <w:r w:rsidR="00E32260" w:rsidRPr="00544173">
          <w:rPr>
            <w:rFonts w:ascii="Times New Roman" w:hAnsi="Times New Roman"/>
            <w:b/>
            <w:bCs/>
            <w:sz w:val="20"/>
            <w:rPrChange w:id="1968" w:author="響生 畠中" w:date="2025-11-05T18:11:00Z" w16du:dateUtc="2025-11-05T09:11:00Z">
              <w:rPr>
                <w:rFonts w:ascii="ＭＳ 明朝" w:hAnsi="ＭＳ 明朝"/>
                <w:sz w:val="20"/>
              </w:rPr>
            </w:rPrChange>
          </w:rPr>
          <w:instrText xml:space="preserve"> REF _Ref213257066 \h </w:instrText>
        </w:r>
      </w:ins>
      <w:r w:rsidR="00E32260" w:rsidRPr="00544173">
        <w:rPr>
          <w:rFonts w:ascii="Times New Roman" w:hAnsi="Times New Roman"/>
          <w:b/>
          <w:bCs/>
          <w:sz w:val="20"/>
          <w:rPrChange w:id="1969" w:author="響生 畠中" w:date="2025-11-05T18:11:00Z" w16du:dateUtc="2025-11-05T09:11:00Z">
            <w:rPr>
              <w:rFonts w:ascii="ＭＳ 明朝" w:hAnsi="ＭＳ 明朝"/>
              <w:sz w:val="20"/>
            </w:rPr>
          </w:rPrChange>
        </w:rPr>
        <w:instrText xml:space="preserve"> \* MERGEFORMAT </w:instrText>
      </w:r>
      <w:r w:rsidR="00E32260" w:rsidRPr="00D743BB">
        <w:rPr>
          <w:rFonts w:ascii="Times New Roman" w:hAnsi="Times New Roman"/>
          <w:b/>
          <w:bCs/>
          <w:sz w:val="20"/>
        </w:rPr>
      </w:r>
      <w:ins w:id="1970" w:author="響生 畠中" w:date="2025-11-05T17:44:00Z" w16du:dateUtc="2025-11-05T08:44:00Z">
        <w:r w:rsidR="00E32260" w:rsidRPr="00544173">
          <w:rPr>
            <w:rFonts w:ascii="Times New Roman" w:hAnsi="Times New Roman"/>
            <w:b/>
            <w:bCs/>
            <w:sz w:val="20"/>
            <w:rPrChange w:id="1971" w:author="響生 畠中" w:date="2025-11-05T18:11:00Z" w16du:dateUtc="2025-11-05T09:11:00Z">
              <w:rPr>
                <w:rFonts w:ascii="ＭＳ 明朝" w:hAnsi="ＭＳ 明朝"/>
                <w:b/>
                <w:bCs/>
                <w:sz w:val="20"/>
              </w:rPr>
            </w:rPrChange>
          </w:rPr>
          <w:fldChar w:fldCharType="separate"/>
        </w:r>
      </w:ins>
      <w:ins w:id="1972" w:author="響生 畠中" w:date="2025-11-05T19:34:00Z" w16du:dateUtc="2025-11-05T10:34:00Z">
        <w:r w:rsidR="00970F35" w:rsidRPr="00970F35">
          <w:rPr>
            <w:rFonts w:ascii="Times New Roman" w:hAnsi="Times New Roman" w:hint="eastAsia"/>
            <w:b/>
            <w:bCs/>
            <w:sz w:val="20"/>
            <w:szCs w:val="20"/>
            <w:rPrChange w:id="1973" w:author="響生 畠中" w:date="2025-11-05T19:34:00Z" w16du:dateUtc="2025-11-05T10:34:00Z">
              <w:rPr>
                <w:rFonts w:hint="eastAsia"/>
              </w:rPr>
            </w:rPrChange>
          </w:rPr>
          <w:t>図</w:t>
        </w:r>
        <w:r w:rsidR="00970F35" w:rsidRPr="00970F35">
          <w:rPr>
            <w:rFonts w:ascii="Times New Roman" w:hAnsi="Times New Roman"/>
            <w:b/>
            <w:bCs/>
            <w:sz w:val="20"/>
            <w:szCs w:val="20"/>
            <w:rPrChange w:id="1974" w:author="響生 畠中" w:date="2025-11-05T19:34:00Z" w16du:dateUtc="2025-11-05T10:34:00Z">
              <w:rPr>
                <w:rFonts w:ascii="Times New Roman" w:hAnsi="Times New Roman"/>
                <w:noProof/>
                <w:sz w:val="20"/>
                <w:szCs w:val="20"/>
              </w:rPr>
            </w:rPrChange>
          </w:rPr>
          <w:t>7</w:t>
        </w:r>
      </w:ins>
      <w:ins w:id="1975" w:author="響生 畠中" w:date="2025-11-05T17:44:00Z" w16du:dateUtc="2025-11-05T08:44:00Z">
        <w:r w:rsidR="00E32260" w:rsidRPr="00544173">
          <w:rPr>
            <w:rFonts w:ascii="Times New Roman" w:hAnsi="Times New Roman"/>
            <w:b/>
            <w:bCs/>
            <w:sz w:val="20"/>
            <w:rPrChange w:id="1976" w:author="響生 畠中" w:date="2025-11-05T18:11:00Z" w16du:dateUtc="2025-11-05T09:11:00Z">
              <w:rPr>
                <w:rFonts w:ascii="ＭＳ 明朝" w:hAnsi="ＭＳ 明朝"/>
                <w:b/>
                <w:bCs/>
                <w:sz w:val="20"/>
              </w:rPr>
            </w:rPrChange>
          </w:rPr>
          <w:fldChar w:fldCharType="end"/>
        </w:r>
      </w:ins>
      <w:ins w:id="1977" w:author="響生 畠中" w:date="2025-11-05T16:55:00Z">
        <w:r w:rsidRPr="00544173">
          <w:rPr>
            <w:rFonts w:ascii="Times New Roman" w:hAnsi="Times New Roman" w:hint="eastAsia"/>
            <w:sz w:val="20"/>
            <w:rPrChange w:id="1978" w:author="響生 畠中" w:date="2025-11-05T18:11:00Z" w16du:dateUtc="2025-11-05T09:11:00Z">
              <w:rPr>
                <w:rFonts w:ascii="ＭＳ ゴシック" w:eastAsia="ＭＳ ゴシック" w:hAnsi="ＭＳ ゴシック" w:hint="eastAsia"/>
                <w:sz w:val="20"/>
              </w:rPr>
            </w:rPrChange>
          </w:rPr>
          <w:t>は</w:t>
        </w:r>
        <w:r w:rsidRPr="00544173">
          <w:rPr>
            <w:rFonts w:ascii="Times New Roman" w:hAnsi="Times New Roman"/>
            <w:sz w:val="20"/>
            <w:rPrChange w:id="1979" w:author="響生 畠中" w:date="2025-11-05T18:11:00Z" w16du:dateUtc="2025-11-05T09:11:00Z">
              <w:rPr>
                <w:rFonts w:ascii="ＭＳ ゴシック" w:eastAsia="ＭＳ ゴシック" w:hAnsi="ＭＳ ゴシック"/>
                <w:sz w:val="20"/>
              </w:rPr>
            </w:rPrChange>
          </w:rPr>
          <w:t>0.7AV-×</w:t>
        </w:r>
        <w:r w:rsidRPr="00544173">
          <w:rPr>
            <w:rFonts w:ascii="Times New Roman" w:hAnsi="Times New Roman" w:hint="eastAsia"/>
            <w:sz w:val="20"/>
            <w:rPrChange w:id="1980" w:author="響生 畠中" w:date="2025-11-05T18:11:00Z" w16du:dateUtc="2025-11-05T09:11:00Z">
              <w:rPr>
                <w:rFonts w:ascii="ＭＳ ゴシック" w:eastAsia="ＭＳ ゴシック" w:hAnsi="ＭＳ ゴシック" w:hint="eastAsia"/>
                <w:sz w:val="20"/>
              </w:rPr>
            </w:rPrChange>
          </w:rPr>
          <w:t>に対する</w:t>
        </w:r>
        <w:r w:rsidRPr="00544173">
          <w:rPr>
            <w:rFonts w:ascii="Times New Roman" w:hAnsi="Times New Roman"/>
            <w:sz w:val="20"/>
            <w:rPrChange w:id="1981" w:author="響生 畠中" w:date="2025-11-05T18:11:00Z" w16du:dateUtc="2025-11-05T09:11:00Z">
              <w:rPr>
                <w:rFonts w:ascii="ＭＳ ゴシック" w:eastAsia="ＭＳ ゴシック" w:hAnsi="ＭＳ ゴシック"/>
                <w:sz w:val="20"/>
              </w:rPr>
            </w:rPrChange>
          </w:rPr>
          <w:t>0.5AV-×</w:t>
        </w:r>
        <w:r w:rsidRPr="00544173">
          <w:rPr>
            <w:rFonts w:ascii="Times New Roman" w:hAnsi="Times New Roman" w:hint="eastAsia"/>
            <w:sz w:val="20"/>
            <w:rPrChange w:id="1982" w:author="響生 畠中" w:date="2025-11-05T18:11:00Z" w16du:dateUtc="2025-11-05T09:11:00Z">
              <w:rPr>
                <w:rFonts w:ascii="ＭＳ ゴシック" w:eastAsia="ＭＳ ゴシック" w:hAnsi="ＭＳ ゴシック" w:hint="eastAsia"/>
                <w:sz w:val="20"/>
              </w:rPr>
            </w:rPrChange>
          </w:rPr>
          <w:t>の差分を可視化したものである．赤が増加，青が減少を示し，色が濃いほど変化が大きいことを表す．</w:t>
        </w:r>
      </w:ins>
      <w:ins w:id="1983" w:author="響生 畠中" w:date="2025-11-05T17:44:00Z" w16du:dateUtc="2025-11-05T08:44:00Z">
        <w:r w:rsidR="00E32260" w:rsidRPr="00544173">
          <w:rPr>
            <w:rFonts w:ascii="Times New Roman" w:hAnsi="Times New Roman"/>
            <w:b/>
            <w:bCs/>
            <w:sz w:val="20"/>
            <w:szCs w:val="20"/>
            <w:rPrChange w:id="1984" w:author="響生 畠中" w:date="2025-11-05T18:11:00Z" w16du:dateUtc="2025-11-05T09:11:00Z">
              <w:rPr>
                <w:rFonts w:ascii="ＭＳ 明朝" w:hAnsi="ＭＳ 明朝"/>
                <w:b/>
                <w:bCs/>
                <w:sz w:val="20"/>
                <w:szCs w:val="20"/>
              </w:rPr>
            </w:rPrChange>
          </w:rPr>
          <w:fldChar w:fldCharType="begin"/>
        </w:r>
        <w:r w:rsidR="00E32260" w:rsidRPr="00544173">
          <w:rPr>
            <w:rFonts w:ascii="Times New Roman" w:hAnsi="Times New Roman"/>
            <w:b/>
            <w:bCs/>
            <w:sz w:val="20"/>
            <w:szCs w:val="20"/>
            <w:rPrChange w:id="1985" w:author="響生 畠中" w:date="2025-11-05T18:11:00Z" w16du:dateUtc="2025-11-05T09:11:00Z">
              <w:rPr>
                <w:rFonts w:ascii="ＭＳ 明朝" w:hAnsi="ＭＳ 明朝"/>
                <w:b/>
                <w:bCs/>
                <w:sz w:val="20"/>
                <w:szCs w:val="20"/>
              </w:rPr>
            </w:rPrChange>
          </w:rPr>
          <w:instrText xml:space="preserve"> REF _Ref213257037 \h  \* MERGEFORMAT </w:instrText>
        </w:r>
      </w:ins>
      <w:r w:rsidR="00E32260" w:rsidRPr="00D743BB">
        <w:rPr>
          <w:rFonts w:ascii="Times New Roman" w:hAnsi="Times New Roman"/>
          <w:b/>
          <w:bCs/>
          <w:sz w:val="20"/>
          <w:szCs w:val="20"/>
        </w:rPr>
      </w:r>
      <w:ins w:id="1986" w:author="響生 畠中" w:date="2025-11-05T17:44:00Z" w16du:dateUtc="2025-11-05T08:44:00Z">
        <w:r w:rsidR="00E32260" w:rsidRPr="00544173">
          <w:rPr>
            <w:rFonts w:ascii="Times New Roman" w:hAnsi="Times New Roman"/>
            <w:b/>
            <w:bCs/>
            <w:sz w:val="20"/>
            <w:szCs w:val="20"/>
            <w:rPrChange w:id="1987" w:author="響生 畠中" w:date="2025-11-05T18:11:00Z" w16du:dateUtc="2025-11-05T09:11:00Z">
              <w:rPr>
                <w:rFonts w:ascii="ＭＳ 明朝" w:hAnsi="ＭＳ 明朝"/>
                <w:b/>
                <w:bCs/>
                <w:sz w:val="20"/>
                <w:szCs w:val="20"/>
              </w:rPr>
            </w:rPrChange>
          </w:rPr>
          <w:fldChar w:fldCharType="separate"/>
        </w:r>
      </w:ins>
      <w:ins w:id="1988" w:author="響生 畠中" w:date="2025-11-05T19:34:00Z" w16du:dateUtc="2025-11-05T10:34:00Z">
        <w:r w:rsidR="00970F35" w:rsidRPr="00970F35">
          <w:rPr>
            <w:rFonts w:ascii="Times New Roman" w:hAnsi="Times New Roman" w:hint="eastAsia"/>
            <w:b/>
            <w:bCs/>
            <w:sz w:val="20"/>
            <w:szCs w:val="20"/>
            <w:rPrChange w:id="1989" w:author="響生 畠中" w:date="2025-11-05T19:34:00Z" w16du:dateUtc="2025-11-05T10:34:00Z">
              <w:rPr>
                <w:rFonts w:hint="eastAsia"/>
              </w:rPr>
            </w:rPrChange>
          </w:rPr>
          <w:t>図</w:t>
        </w:r>
        <w:r w:rsidR="00970F35" w:rsidRPr="00970F35">
          <w:rPr>
            <w:rFonts w:ascii="Times New Roman" w:hAnsi="Times New Roman"/>
            <w:b/>
            <w:bCs/>
            <w:sz w:val="20"/>
            <w:szCs w:val="20"/>
            <w:rPrChange w:id="1990" w:author="響生 畠中" w:date="2025-11-05T19:34:00Z" w16du:dateUtc="2025-11-05T10:34:00Z">
              <w:rPr>
                <w:rFonts w:ascii="Times New Roman" w:hAnsi="Times New Roman"/>
                <w:noProof/>
                <w:sz w:val="20"/>
                <w:szCs w:val="20"/>
              </w:rPr>
            </w:rPrChange>
          </w:rPr>
          <w:t>6</w:t>
        </w:r>
      </w:ins>
      <w:ins w:id="1991" w:author="響生 畠中" w:date="2025-11-05T17:44:00Z" w16du:dateUtc="2025-11-05T08:44:00Z">
        <w:r w:rsidR="00E32260" w:rsidRPr="00544173">
          <w:rPr>
            <w:rFonts w:ascii="Times New Roman" w:hAnsi="Times New Roman"/>
            <w:b/>
            <w:bCs/>
            <w:sz w:val="20"/>
            <w:szCs w:val="20"/>
            <w:rPrChange w:id="1992" w:author="響生 畠中" w:date="2025-11-05T18:11:00Z" w16du:dateUtc="2025-11-05T09:11:00Z">
              <w:rPr>
                <w:rFonts w:ascii="ＭＳ 明朝" w:hAnsi="ＭＳ 明朝"/>
                <w:b/>
                <w:bCs/>
                <w:sz w:val="20"/>
                <w:szCs w:val="20"/>
              </w:rPr>
            </w:rPrChange>
          </w:rPr>
          <w:fldChar w:fldCharType="end"/>
        </w:r>
      </w:ins>
      <w:ins w:id="1993" w:author="響生 畠中" w:date="2025-11-05T16:55:00Z">
        <w:r w:rsidRPr="00544173">
          <w:rPr>
            <w:rFonts w:ascii="Times New Roman" w:hAnsi="Times New Roman" w:hint="eastAsia"/>
            <w:sz w:val="20"/>
            <w:rPrChange w:id="1994" w:author="響生 畠中" w:date="2025-11-05T18:11:00Z" w16du:dateUtc="2025-11-05T09:11:00Z">
              <w:rPr>
                <w:rFonts w:ascii="ＭＳ ゴシック" w:eastAsia="ＭＳ ゴシック" w:hAnsi="ＭＳ ゴシック" w:hint="eastAsia"/>
                <w:sz w:val="20"/>
              </w:rPr>
            </w:rPrChange>
          </w:rPr>
          <w:t>の通り，</w:t>
        </w:r>
        <w:del w:id="1995" w:author="悠 長谷川" w:date="2025-11-05T18:35:00Z" w16du:dateUtc="2025-11-05T09:35:00Z">
          <w:r w:rsidRPr="00544173" w:rsidDel="00903752">
            <w:rPr>
              <w:rFonts w:ascii="Times New Roman" w:hAnsi="Times New Roman" w:hint="eastAsia"/>
              <w:sz w:val="20"/>
              <w:rPrChange w:id="1996" w:author="響生 畠中" w:date="2025-11-05T18:11:00Z" w16du:dateUtc="2025-11-05T09:11:00Z">
                <w:rPr>
                  <w:rFonts w:ascii="ＭＳ ゴシック" w:eastAsia="ＭＳ ゴシック" w:hAnsi="ＭＳ ゴシック" w:hint="eastAsia"/>
                  <w:sz w:val="20"/>
                </w:rPr>
              </w:rPrChange>
            </w:rPr>
            <w:delText>低速</w:delText>
          </w:r>
          <w:r w:rsidRPr="00544173" w:rsidDel="00903752">
            <w:rPr>
              <w:rFonts w:ascii="Times New Roman" w:hAnsi="Times New Roman"/>
              <w:sz w:val="20"/>
              <w:rPrChange w:id="1997" w:author="響生 畠中" w:date="2025-11-05T18:11:00Z" w16du:dateUtc="2025-11-05T09:11:00Z">
                <w:rPr>
                  <w:rFonts w:ascii="ＭＳ ゴシック" w:eastAsia="ＭＳ ゴシック" w:hAnsi="ＭＳ ゴシック"/>
                  <w:sz w:val="20"/>
                </w:rPr>
              </w:rPrChange>
            </w:rPr>
            <w:delText>AV</w:delText>
          </w:r>
          <w:r w:rsidRPr="00544173" w:rsidDel="00903752">
            <w:rPr>
              <w:rFonts w:ascii="Times New Roman" w:hAnsi="Times New Roman" w:hint="eastAsia"/>
              <w:sz w:val="20"/>
              <w:rPrChange w:id="1998" w:author="響生 畠中" w:date="2025-11-05T18:11:00Z" w16du:dateUtc="2025-11-05T09:11:00Z">
                <w:rPr>
                  <w:rFonts w:ascii="ＭＳ ゴシック" w:eastAsia="ＭＳ ゴシック" w:hAnsi="ＭＳ ゴシック" w:hint="eastAsia"/>
                  <w:sz w:val="20"/>
                </w:rPr>
              </w:rPrChange>
            </w:rPr>
            <w:delText>バスの経路（</w:delText>
          </w:r>
        </w:del>
        <w:r w:rsidRPr="00544173">
          <w:rPr>
            <w:rFonts w:ascii="Times New Roman" w:hAnsi="Times New Roman" w:hint="eastAsia"/>
            <w:sz w:val="20"/>
            <w:rPrChange w:id="1999" w:author="響生 畠中" w:date="2025-11-05T18:11:00Z" w16du:dateUtc="2025-11-05T09:11:00Z">
              <w:rPr>
                <w:rFonts w:ascii="ＭＳ ゴシック" w:eastAsia="ＭＳ ゴシック" w:hAnsi="ＭＳ ゴシック" w:hint="eastAsia"/>
                <w:sz w:val="20"/>
              </w:rPr>
            </w:rPrChange>
          </w:rPr>
          <w:t>対象リンク</w:t>
        </w:r>
        <w:del w:id="2000" w:author="悠 長谷川" w:date="2025-11-05T18:35:00Z" w16du:dateUtc="2025-11-05T09:35:00Z">
          <w:r w:rsidRPr="00544173" w:rsidDel="00903752">
            <w:rPr>
              <w:rFonts w:ascii="Times New Roman" w:hAnsi="Times New Roman" w:hint="eastAsia"/>
              <w:sz w:val="20"/>
              <w:rPrChange w:id="2001" w:author="響生 畠中" w:date="2025-11-05T18:11:00Z" w16du:dateUtc="2025-11-05T09:11:00Z">
                <w:rPr>
                  <w:rFonts w:ascii="ＭＳ ゴシック" w:eastAsia="ＭＳ ゴシック" w:hAnsi="ＭＳ ゴシック" w:hint="eastAsia"/>
                  <w:sz w:val="20"/>
                </w:rPr>
              </w:rPrChange>
            </w:rPr>
            <w:delText>）</w:delText>
          </w:r>
        </w:del>
        <w:r w:rsidRPr="00544173">
          <w:rPr>
            <w:rFonts w:ascii="Times New Roman" w:hAnsi="Times New Roman" w:hint="eastAsia"/>
            <w:sz w:val="20"/>
            <w:rPrChange w:id="2002" w:author="響生 畠中" w:date="2025-11-05T18:11:00Z" w16du:dateUtc="2025-11-05T09:11:00Z">
              <w:rPr>
                <w:rFonts w:ascii="ＭＳ ゴシック" w:eastAsia="ＭＳ ゴシック" w:hAnsi="ＭＳ ゴシック" w:hint="eastAsia"/>
                <w:sz w:val="20"/>
              </w:rPr>
            </w:rPrChange>
          </w:rPr>
          <w:t>に隣接する経路で交通量の増加が示されていることから，低速</w:t>
        </w:r>
        <w:r w:rsidRPr="00544173">
          <w:rPr>
            <w:rFonts w:ascii="Times New Roman" w:hAnsi="Times New Roman"/>
            <w:sz w:val="20"/>
            <w:rPrChange w:id="2003" w:author="響生 畠中" w:date="2025-11-05T18:11:00Z" w16du:dateUtc="2025-11-05T09:11:00Z">
              <w:rPr>
                <w:rFonts w:ascii="ＭＳ ゴシック" w:eastAsia="ＭＳ ゴシック" w:hAnsi="ＭＳ ゴシック"/>
                <w:sz w:val="20"/>
              </w:rPr>
            </w:rPrChange>
          </w:rPr>
          <w:t>AV</w:t>
        </w:r>
        <w:r w:rsidRPr="00544173">
          <w:rPr>
            <w:rFonts w:ascii="Times New Roman" w:hAnsi="Times New Roman" w:hint="eastAsia"/>
            <w:sz w:val="20"/>
            <w:rPrChange w:id="2004" w:author="響生 畠中" w:date="2025-11-05T18:11:00Z" w16du:dateUtc="2025-11-05T09:11:00Z">
              <w:rPr>
                <w:rFonts w:ascii="ＭＳ ゴシック" w:eastAsia="ＭＳ ゴシック" w:hAnsi="ＭＳ ゴシック" w:hint="eastAsia"/>
                <w:sz w:val="20"/>
              </w:rPr>
            </w:rPrChange>
          </w:rPr>
          <w:t>バスの影響で対象リンクからの迂回が発生していることがわかる．また，</w:t>
        </w:r>
      </w:ins>
      <w:ins w:id="2005" w:author="響生 畠中" w:date="2025-11-05T17:44:00Z" w16du:dateUtc="2025-11-05T08:44:00Z">
        <w:r w:rsidR="00E32260" w:rsidRPr="00544173">
          <w:rPr>
            <w:rFonts w:ascii="Times New Roman" w:hAnsi="Times New Roman"/>
            <w:b/>
            <w:bCs/>
            <w:sz w:val="20"/>
            <w:szCs w:val="20"/>
            <w:rPrChange w:id="2006" w:author="響生 畠中" w:date="2025-11-05T18:11:00Z" w16du:dateUtc="2025-11-05T09:11:00Z">
              <w:rPr>
                <w:rFonts w:ascii="ＭＳ 明朝" w:hAnsi="ＭＳ 明朝"/>
                <w:b/>
                <w:bCs/>
                <w:sz w:val="20"/>
                <w:szCs w:val="20"/>
              </w:rPr>
            </w:rPrChange>
          </w:rPr>
          <w:fldChar w:fldCharType="begin"/>
        </w:r>
        <w:r w:rsidR="00E32260" w:rsidRPr="00544173">
          <w:rPr>
            <w:rFonts w:ascii="Times New Roman" w:hAnsi="Times New Roman"/>
            <w:b/>
            <w:bCs/>
            <w:sz w:val="20"/>
            <w:szCs w:val="20"/>
            <w:rPrChange w:id="2007" w:author="響生 畠中" w:date="2025-11-05T18:11:00Z" w16du:dateUtc="2025-11-05T09:11:00Z">
              <w:rPr>
                <w:rFonts w:ascii="ＭＳ 明朝" w:hAnsi="ＭＳ 明朝"/>
                <w:b/>
                <w:bCs/>
                <w:sz w:val="20"/>
                <w:szCs w:val="20"/>
              </w:rPr>
            </w:rPrChange>
          </w:rPr>
          <w:instrText xml:space="preserve"> REF _Ref213257066 \h  \* MERGEFORMAT </w:instrText>
        </w:r>
      </w:ins>
      <w:r w:rsidR="00E32260" w:rsidRPr="00D743BB">
        <w:rPr>
          <w:rFonts w:ascii="Times New Roman" w:hAnsi="Times New Roman"/>
          <w:b/>
          <w:bCs/>
          <w:sz w:val="20"/>
          <w:szCs w:val="20"/>
        </w:rPr>
      </w:r>
      <w:ins w:id="2008" w:author="響生 畠中" w:date="2025-11-05T17:44:00Z" w16du:dateUtc="2025-11-05T08:44:00Z">
        <w:r w:rsidR="00E32260" w:rsidRPr="00544173">
          <w:rPr>
            <w:rFonts w:ascii="Times New Roman" w:hAnsi="Times New Roman"/>
            <w:b/>
            <w:bCs/>
            <w:sz w:val="20"/>
            <w:szCs w:val="20"/>
            <w:rPrChange w:id="2009" w:author="響生 畠中" w:date="2025-11-05T18:11:00Z" w16du:dateUtc="2025-11-05T09:11:00Z">
              <w:rPr>
                <w:rFonts w:ascii="ＭＳ 明朝" w:hAnsi="ＭＳ 明朝"/>
                <w:b/>
                <w:bCs/>
                <w:sz w:val="20"/>
                <w:szCs w:val="20"/>
              </w:rPr>
            </w:rPrChange>
          </w:rPr>
          <w:fldChar w:fldCharType="separate"/>
        </w:r>
      </w:ins>
      <w:ins w:id="2010" w:author="響生 畠中" w:date="2025-11-05T19:34:00Z" w16du:dateUtc="2025-11-05T10:34:00Z">
        <w:r w:rsidR="00970F35" w:rsidRPr="00970F35">
          <w:rPr>
            <w:rFonts w:ascii="Times New Roman" w:hAnsi="Times New Roman" w:hint="eastAsia"/>
            <w:b/>
            <w:bCs/>
            <w:sz w:val="20"/>
            <w:szCs w:val="20"/>
            <w:rPrChange w:id="2011" w:author="響生 畠中" w:date="2025-11-05T19:34:00Z" w16du:dateUtc="2025-11-05T10:34:00Z">
              <w:rPr>
                <w:rFonts w:hint="eastAsia"/>
              </w:rPr>
            </w:rPrChange>
          </w:rPr>
          <w:t>図</w:t>
        </w:r>
        <w:r w:rsidR="00970F35" w:rsidRPr="00970F35">
          <w:rPr>
            <w:rFonts w:ascii="Times New Roman" w:hAnsi="Times New Roman"/>
            <w:b/>
            <w:bCs/>
            <w:sz w:val="20"/>
            <w:szCs w:val="20"/>
            <w:rPrChange w:id="2012" w:author="響生 畠中" w:date="2025-11-05T19:34:00Z" w16du:dateUtc="2025-11-05T10:34:00Z">
              <w:rPr>
                <w:rFonts w:ascii="Times New Roman" w:hAnsi="Times New Roman"/>
                <w:noProof/>
                <w:sz w:val="20"/>
                <w:szCs w:val="20"/>
              </w:rPr>
            </w:rPrChange>
          </w:rPr>
          <w:t>7</w:t>
        </w:r>
      </w:ins>
      <w:ins w:id="2013" w:author="響生 畠中" w:date="2025-11-05T17:44:00Z" w16du:dateUtc="2025-11-05T08:44:00Z">
        <w:r w:rsidR="00E32260" w:rsidRPr="00544173">
          <w:rPr>
            <w:rFonts w:ascii="Times New Roman" w:hAnsi="Times New Roman"/>
            <w:b/>
            <w:bCs/>
            <w:sz w:val="20"/>
            <w:szCs w:val="20"/>
            <w:rPrChange w:id="2014" w:author="響生 畠中" w:date="2025-11-05T18:11:00Z" w16du:dateUtc="2025-11-05T09:11:00Z">
              <w:rPr>
                <w:rFonts w:ascii="ＭＳ 明朝" w:hAnsi="ＭＳ 明朝"/>
                <w:b/>
                <w:bCs/>
                <w:sz w:val="20"/>
                <w:szCs w:val="20"/>
              </w:rPr>
            </w:rPrChange>
          </w:rPr>
          <w:fldChar w:fldCharType="end"/>
        </w:r>
      </w:ins>
      <w:ins w:id="2015" w:author="響生 畠中" w:date="2025-11-05T16:55:00Z">
        <w:r w:rsidRPr="00544173">
          <w:rPr>
            <w:rFonts w:ascii="Times New Roman" w:hAnsi="Times New Roman" w:hint="eastAsia"/>
            <w:sz w:val="20"/>
            <w:rPrChange w:id="2016" w:author="響生 畠中" w:date="2025-11-05T18:11:00Z" w16du:dateUtc="2025-11-05T09:11:00Z">
              <w:rPr>
                <w:rFonts w:ascii="ＭＳ ゴシック" w:eastAsia="ＭＳ ゴシック" w:hAnsi="ＭＳ ゴシック" w:hint="eastAsia"/>
                <w:sz w:val="20"/>
              </w:rPr>
            </w:rPrChange>
          </w:rPr>
          <w:t>より，</w:t>
        </w:r>
        <w:r w:rsidRPr="00544173">
          <w:rPr>
            <w:rFonts w:ascii="Times New Roman" w:hAnsi="Times New Roman"/>
            <w:sz w:val="20"/>
            <w:rPrChange w:id="2017" w:author="響生 畠中" w:date="2025-11-05T18:11:00Z" w16du:dateUtc="2025-11-05T09:11:00Z">
              <w:rPr>
                <w:rFonts w:ascii="ＭＳ ゴシック" w:eastAsia="ＭＳ ゴシック" w:hAnsi="ＭＳ ゴシック"/>
                <w:sz w:val="20"/>
              </w:rPr>
            </w:rPrChange>
          </w:rPr>
          <w:t>AV</w:t>
        </w:r>
        <w:r w:rsidRPr="00544173">
          <w:rPr>
            <w:rFonts w:ascii="Times New Roman" w:hAnsi="Times New Roman" w:hint="eastAsia"/>
            <w:sz w:val="20"/>
            <w:rPrChange w:id="2018" w:author="響生 畠中" w:date="2025-11-05T18:11:00Z" w16du:dateUtc="2025-11-05T09:11:00Z">
              <w:rPr>
                <w:rFonts w:ascii="ＭＳ ゴシック" w:eastAsia="ＭＳ ゴシック" w:hAnsi="ＭＳ ゴシック" w:hint="eastAsia"/>
                <w:sz w:val="20"/>
              </w:rPr>
            </w:rPrChange>
          </w:rPr>
          <w:t>バスの速度が遅くなるほど迂回の傾向が強まることがわかる．以上の分析から，カーナビが普及した社会では特に，低速</w:t>
        </w:r>
        <w:r w:rsidRPr="00544173">
          <w:rPr>
            <w:rFonts w:ascii="Times New Roman" w:hAnsi="Times New Roman"/>
            <w:sz w:val="20"/>
            <w:rPrChange w:id="2019" w:author="響生 畠中" w:date="2025-11-05T18:11:00Z" w16du:dateUtc="2025-11-05T09:11:00Z">
              <w:rPr>
                <w:rFonts w:ascii="ＭＳ ゴシック" w:eastAsia="ＭＳ ゴシック" w:hAnsi="ＭＳ ゴシック"/>
                <w:sz w:val="20"/>
              </w:rPr>
            </w:rPrChange>
          </w:rPr>
          <w:t>AV</w:t>
        </w:r>
        <w:r w:rsidRPr="00544173">
          <w:rPr>
            <w:rFonts w:ascii="Times New Roman" w:hAnsi="Times New Roman" w:hint="eastAsia"/>
            <w:sz w:val="20"/>
            <w:rPrChange w:id="2020" w:author="響生 畠中" w:date="2025-11-05T18:11:00Z" w16du:dateUtc="2025-11-05T09:11:00Z">
              <w:rPr>
                <w:rFonts w:ascii="ＭＳ ゴシック" w:eastAsia="ＭＳ ゴシック" w:hAnsi="ＭＳ ゴシック" w:hint="eastAsia"/>
                <w:sz w:val="20"/>
              </w:rPr>
            </w:rPrChange>
          </w:rPr>
          <w:t>バスが走る道路以外の道路で急激な交通量の増加，混雑が起こる可能性があると考えられる．また，低速</w:t>
        </w:r>
        <w:r w:rsidRPr="00544173">
          <w:rPr>
            <w:rFonts w:ascii="Times New Roman" w:hAnsi="Times New Roman"/>
            <w:sz w:val="20"/>
            <w:rPrChange w:id="2021" w:author="響生 畠中" w:date="2025-11-05T18:11:00Z" w16du:dateUtc="2025-11-05T09:11:00Z">
              <w:rPr>
                <w:rFonts w:ascii="ＭＳ ゴシック" w:eastAsia="ＭＳ ゴシック" w:hAnsi="ＭＳ ゴシック"/>
                <w:sz w:val="20"/>
              </w:rPr>
            </w:rPrChange>
          </w:rPr>
          <w:t>AV</w:t>
        </w:r>
        <w:r w:rsidRPr="00544173">
          <w:rPr>
            <w:rFonts w:ascii="Times New Roman" w:hAnsi="Times New Roman" w:hint="eastAsia"/>
            <w:sz w:val="20"/>
            <w:rPrChange w:id="2022" w:author="響生 畠中" w:date="2025-11-05T18:11:00Z" w16du:dateUtc="2025-11-05T09:11:00Z">
              <w:rPr>
                <w:rFonts w:ascii="ＭＳ ゴシック" w:eastAsia="ＭＳ ゴシック" w:hAnsi="ＭＳ ゴシック" w:hint="eastAsia"/>
                <w:sz w:val="20"/>
              </w:rPr>
            </w:rPrChange>
          </w:rPr>
          <w:t>バスの走行により，迂回が発生することで，対象リンクの交通量が減少する．そのため，当該区間の道路空間利用の転換，例えばシェアド・スペースのような空間へ転換できる可能性がある</w:t>
        </w:r>
      </w:ins>
      <w:ins w:id="2023" w:author="悠 長谷川" w:date="2025-11-05T18:36:00Z" w16du:dateUtc="2025-11-05T09:36:00Z">
        <w:r w:rsidR="00903752">
          <w:rPr>
            <w:rFonts w:ascii="Times New Roman" w:hAnsi="Times New Roman" w:hint="eastAsia"/>
            <w:sz w:val="20"/>
          </w:rPr>
          <w:t>といえるだろう</w:t>
        </w:r>
      </w:ins>
      <w:ins w:id="2024" w:author="響生 畠中" w:date="2025-11-05T16:55:00Z">
        <w:r w:rsidRPr="00544173">
          <w:rPr>
            <w:rFonts w:ascii="Times New Roman" w:hAnsi="Times New Roman" w:hint="eastAsia"/>
            <w:sz w:val="20"/>
            <w:rPrChange w:id="2025" w:author="響生 畠中" w:date="2025-11-05T18:11:00Z" w16du:dateUtc="2025-11-05T09:11:00Z">
              <w:rPr>
                <w:rFonts w:ascii="ＭＳ ゴシック" w:eastAsia="ＭＳ ゴシック" w:hAnsi="ＭＳ ゴシック" w:hint="eastAsia"/>
                <w:sz w:val="20"/>
              </w:rPr>
            </w:rPrChange>
          </w:rPr>
          <w:t>．</w:t>
        </w:r>
      </w:ins>
      <w:del w:id="2026" w:author="響生 畠中" w:date="2025-11-05T16:55:00Z" w16du:dateUtc="2025-11-05T07:55:00Z">
        <w:r w:rsidR="000B64F1" w:rsidRPr="00544173" w:rsidDel="00B867A7">
          <w:rPr>
            <w:rFonts w:ascii="Times New Roman" w:hAnsi="Times New Roman"/>
            <w:sz w:val="20"/>
            <w:rPrChange w:id="2027" w:author="響生 畠中" w:date="2025-11-05T18:11:00Z" w16du:dateUtc="2025-11-05T09:11:00Z">
              <w:rPr>
                <w:rFonts w:ascii="ＭＳ ゴシック" w:eastAsia="ＭＳ ゴシック" w:hAnsi="ＭＳ ゴシック"/>
                <w:sz w:val="20"/>
              </w:rPr>
            </w:rPrChange>
          </w:rPr>
          <w:delText>4-3.</w:delText>
        </w:r>
        <w:r w:rsidR="000B64F1" w:rsidRPr="00544173" w:rsidDel="00B867A7">
          <w:rPr>
            <w:rFonts w:ascii="Times New Roman" w:hAnsi="Times New Roman"/>
            <w:sz w:val="20"/>
            <w:rPrChange w:id="2028" w:author="響生 畠中" w:date="2025-11-05T18:11:00Z" w16du:dateUtc="2025-11-05T09:11:00Z">
              <w:rPr>
                <w:rFonts w:ascii="ＭＳ ゴシック" w:eastAsia="ＭＳ ゴシック" w:hAnsi="ＭＳ ゴシック"/>
                <w:sz w:val="20"/>
              </w:rPr>
            </w:rPrChange>
          </w:rPr>
          <w:delText>リンクごとの分析</w:delText>
        </w:r>
      </w:del>
    </w:p>
    <w:p w14:paraId="66B66C7A" w14:textId="0F4632D8" w:rsidR="00954EAF" w:rsidRPr="00544173" w:rsidDel="00B867A7" w:rsidRDefault="000B64F1">
      <w:pPr>
        <w:ind w:firstLineChars="100" w:firstLine="200"/>
        <w:rPr>
          <w:del w:id="2029" w:author="響生 畠中" w:date="2025-11-05T16:55:00Z" w16du:dateUtc="2025-11-05T07:55:00Z"/>
          <w:rFonts w:ascii="Times New Roman" w:hAnsi="Times New Roman"/>
          <w:sz w:val="20"/>
        </w:rPr>
        <w:pPrChange w:id="2030" w:author="響生 畠中" w:date="2025-11-05T17:37:00Z" w16du:dateUtc="2025-11-05T08:37:00Z">
          <w:pPr/>
        </w:pPrChange>
      </w:pPr>
      <w:del w:id="2031" w:author="響生 畠中" w:date="2025-11-05T16:55:00Z" w16du:dateUtc="2025-11-05T07:55:00Z">
        <w:r w:rsidRPr="00544173" w:rsidDel="00B867A7">
          <w:rPr>
            <w:rFonts w:ascii="Times New Roman" w:hAnsi="Times New Roman" w:hint="eastAsia"/>
            <w:sz w:val="20"/>
          </w:rPr>
          <w:delText>次に，リンクごとに評価指標を計算した結果について述べる．</w:delText>
        </w:r>
        <w:r w:rsidRPr="00544173" w:rsidDel="00B867A7">
          <w:rPr>
            <w:rFonts w:ascii="Times New Roman" w:hAnsi="Times New Roman" w:hint="eastAsia"/>
            <w:b/>
            <w:bCs/>
            <w:sz w:val="20"/>
          </w:rPr>
          <w:delText>図</w:delText>
        </w:r>
        <w:r w:rsidR="00037C0B" w:rsidRPr="00544173" w:rsidDel="00B867A7">
          <w:rPr>
            <w:rFonts w:ascii="Times New Roman" w:hAnsi="Times New Roman"/>
            <w:b/>
            <w:bCs/>
            <w:sz w:val="20"/>
          </w:rPr>
          <w:delText>6</w:delText>
        </w:r>
        <w:r w:rsidRPr="00544173" w:rsidDel="00B867A7">
          <w:rPr>
            <w:rFonts w:ascii="Times New Roman" w:hAnsi="Times New Roman" w:hint="eastAsia"/>
            <w:sz w:val="20"/>
          </w:rPr>
          <w:delText>は，</w:delText>
        </w:r>
        <w:r w:rsidRPr="00544173" w:rsidDel="00B867A7">
          <w:rPr>
            <w:rFonts w:ascii="Times New Roman" w:hAnsi="Times New Roman"/>
            <w:sz w:val="20"/>
          </w:rPr>
          <w:delText>MV-</w:delText>
        </w:r>
        <w:r w:rsidRPr="00544173" w:rsidDel="00B867A7">
          <w:rPr>
            <w:rFonts w:ascii="Times New Roman" w:hAnsi="Times New Roman" w:hint="eastAsia"/>
            <w:sz w:val="20"/>
          </w:rPr>
          <w:delText>×に対する</w:delText>
        </w:r>
        <w:r w:rsidRPr="00544173" w:rsidDel="00B867A7">
          <w:rPr>
            <w:rFonts w:ascii="Times New Roman" w:hAnsi="Times New Roman"/>
            <w:sz w:val="20"/>
          </w:rPr>
          <w:delText>0.5AV-</w:delText>
        </w:r>
        <w:r w:rsidRPr="00544173" w:rsidDel="00B867A7">
          <w:rPr>
            <w:rFonts w:ascii="Times New Roman" w:hAnsi="Times New Roman" w:hint="eastAsia"/>
            <w:sz w:val="20"/>
          </w:rPr>
          <w:delText>×の総走行距離の差分を可視化したもの，</w:delText>
        </w:r>
        <w:r w:rsidRPr="00544173" w:rsidDel="00B867A7">
          <w:rPr>
            <w:rFonts w:ascii="Times New Roman" w:hAnsi="Times New Roman" w:hint="eastAsia"/>
            <w:b/>
            <w:bCs/>
            <w:sz w:val="20"/>
          </w:rPr>
          <w:delText>図</w:delText>
        </w:r>
        <w:r w:rsidR="00037C0B" w:rsidRPr="00544173" w:rsidDel="00B867A7">
          <w:rPr>
            <w:rFonts w:ascii="Times New Roman" w:hAnsi="Times New Roman"/>
            <w:b/>
            <w:bCs/>
            <w:sz w:val="20"/>
          </w:rPr>
          <w:delText>7</w:delText>
        </w:r>
        <w:r w:rsidRPr="00544173" w:rsidDel="00B867A7">
          <w:rPr>
            <w:rFonts w:ascii="Times New Roman" w:hAnsi="Times New Roman" w:hint="eastAsia"/>
            <w:sz w:val="20"/>
          </w:rPr>
          <w:delText>は</w:delText>
        </w:r>
        <w:r w:rsidRPr="00544173" w:rsidDel="00B867A7">
          <w:rPr>
            <w:rFonts w:ascii="Times New Roman" w:hAnsi="Times New Roman"/>
            <w:sz w:val="20"/>
          </w:rPr>
          <w:delText>0.7AV-×</w:delText>
        </w:r>
        <w:r w:rsidRPr="00544173" w:rsidDel="00B867A7">
          <w:rPr>
            <w:rFonts w:ascii="Times New Roman" w:hAnsi="Times New Roman" w:hint="eastAsia"/>
            <w:sz w:val="20"/>
          </w:rPr>
          <w:delText>に対する</w:delText>
        </w:r>
        <w:r w:rsidRPr="00544173" w:rsidDel="00B867A7">
          <w:rPr>
            <w:rFonts w:ascii="Times New Roman" w:hAnsi="Times New Roman"/>
            <w:sz w:val="20"/>
          </w:rPr>
          <w:delText>0.5AV-×</w:delText>
        </w:r>
        <w:r w:rsidRPr="00544173" w:rsidDel="00B867A7">
          <w:rPr>
            <w:rFonts w:ascii="Times New Roman" w:hAnsi="Times New Roman" w:hint="eastAsia"/>
            <w:sz w:val="20"/>
          </w:rPr>
          <w:delText>の差分を可視化したものである．赤が増加，青が減少を示し，色が濃いほど変化が大きいことを表す．</w:delText>
        </w:r>
        <w:r w:rsidRPr="00544173" w:rsidDel="00B867A7">
          <w:rPr>
            <w:rFonts w:ascii="Times New Roman" w:hAnsi="Times New Roman" w:hint="eastAsia"/>
            <w:b/>
            <w:bCs/>
            <w:sz w:val="20"/>
          </w:rPr>
          <w:delText>図</w:delText>
        </w:r>
        <w:r w:rsidR="00037C0B" w:rsidRPr="00544173" w:rsidDel="00B867A7">
          <w:rPr>
            <w:rFonts w:ascii="Times New Roman" w:hAnsi="Times New Roman"/>
            <w:b/>
            <w:bCs/>
            <w:sz w:val="20"/>
          </w:rPr>
          <w:delText>6</w:delText>
        </w:r>
        <w:r w:rsidRPr="00544173" w:rsidDel="00B867A7">
          <w:rPr>
            <w:rFonts w:ascii="Times New Roman" w:hAnsi="Times New Roman" w:hint="eastAsia"/>
            <w:sz w:val="20"/>
          </w:rPr>
          <w:delText>の通り，低速</w:delText>
        </w:r>
        <w:r w:rsidRPr="00544173" w:rsidDel="00B867A7">
          <w:rPr>
            <w:rFonts w:ascii="Times New Roman" w:hAnsi="Times New Roman"/>
            <w:sz w:val="20"/>
          </w:rPr>
          <w:delText>AV</w:delText>
        </w:r>
        <w:r w:rsidRPr="00544173" w:rsidDel="00B867A7">
          <w:rPr>
            <w:rFonts w:ascii="Times New Roman" w:hAnsi="Times New Roman" w:hint="eastAsia"/>
            <w:sz w:val="20"/>
          </w:rPr>
          <w:delText>バスの影響で，対象リンクからの迂回が発生していることがわかる．また，</w:delText>
        </w:r>
        <w:r w:rsidRPr="00544173" w:rsidDel="00B867A7">
          <w:rPr>
            <w:rFonts w:ascii="Times New Roman" w:hAnsi="Times New Roman" w:hint="eastAsia"/>
            <w:b/>
            <w:bCs/>
            <w:sz w:val="20"/>
          </w:rPr>
          <w:delText>図</w:delText>
        </w:r>
        <w:r w:rsidR="00037C0B" w:rsidRPr="00544173" w:rsidDel="00B867A7">
          <w:rPr>
            <w:rFonts w:ascii="Times New Roman" w:hAnsi="Times New Roman"/>
            <w:b/>
            <w:bCs/>
            <w:sz w:val="20"/>
          </w:rPr>
          <w:delText>7</w:delText>
        </w:r>
        <w:r w:rsidRPr="00544173" w:rsidDel="00B867A7">
          <w:rPr>
            <w:rFonts w:ascii="Times New Roman" w:hAnsi="Times New Roman" w:hint="eastAsia"/>
            <w:sz w:val="20"/>
          </w:rPr>
          <w:delText>の通り，</w:delText>
        </w:r>
        <w:r w:rsidRPr="00544173" w:rsidDel="00B867A7">
          <w:rPr>
            <w:rFonts w:ascii="Times New Roman" w:hAnsi="Times New Roman"/>
            <w:sz w:val="20"/>
          </w:rPr>
          <w:delText>AV</w:delText>
        </w:r>
        <w:r w:rsidRPr="00544173" w:rsidDel="00B867A7">
          <w:rPr>
            <w:rFonts w:ascii="Times New Roman" w:hAnsi="Times New Roman" w:hint="eastAsia"/>
            <w:sz w:val="20"/>
          </w:rPr>
          <w:delText>バスの速度が遅くなるほど迂回の傾向が強まる．以上の分析から，カーナビが普及した社会では特に，低速</w:delText>
        </w:r>
        <w:r w:rsidRPr="00544173" w:rsidDel="00B867A7">
          <w:rPr>
            <w:rFonts w:ascii="Times New Roman" w:hAnsi="Times New Roman"/>
            <w:sz w:val="20"/>
          </w:rPr>
          <w:delText>AV</w:delText>
        </w:r>
        <w:r w:rsidRPr="00544173" w:rsidDel="00B867A7">
          <w:rPr>
            <w:rFonts w:ascii="Times New Roman" w:hAnsi="Times New Roman" w:hint="eastAsia"/>
            <w:sz w:val="20"/>
          </w:rPr>
          <w:delText>バスが走る道路以外の道路で急激な交通量の増加，混雑が起こる可能性があると考えられる．また，低速</w:delText>
        </w:r>
        <w:r w:rsidRPr="00544173" w:rsidDel="00B867A7">
          <w:rPr>
            <w:rFonts w:ascii="Times New Roman" w:hAnsi="Times New Roman"/>
            <w:sz w:val="20"/>
          </w:rPr>
          <w:delText>AV</w:delText>
        </w:r>
        <w:r w:rsidRPr="00544173" w:rsidDel="00B867A7">
          <w:rPr>
            <w:rFonts w:ascii="Times New Roman" w:hAnsi="Times New Roman" w:hint="eastAsia"/>
            <w:sz w:val="20"/>
          </w:rPr>
          <w:delText>バスの走行により，迂回が発生することで，</w:delText>
        </w:r>
        <w:r w:rsidR="005B14AC" w:rsidRPr="00544173" w:rsidDel="00B867A7">
          <w:rPr>
            <w:rFonts w:ascii="Times New Roman" w:hAnsi="Times New Roman" w:hint="eastAsia"/>
            <w:sz w:val="20"/>
          </w:rPr>
          <w:delText>対</w:delText>
        </w:r>
        <w:r w:rsidRPr="00544173" w:rsidDel="00B867A7">
          <w:rPr>
            <w:rFonts w:ascii="Times New Roman" w:hAnsi="Times New Roman" w:hint="eastAsia"/>
            <w:sz w:val="20"/>
          </w:rPr>
          <w:delText>象リンクの交通量</w:delText>
        </w:r>
        <w:r w:rsidR="00954EAF" w:rsidRPr="00544173" w:rsidDel="00B867A7">
          <w:rPr>
            <w:rFonts w:ascii="Times New Roman" w:hAnsi="Times New Roman" w:hint="eastAsia"/>
            <w:sz w:val="20"/>
          </w:rPr>
          <w:delText>が減少する．</w:delText>
        </w:r>
        <w:commentRangeStart w:id="2032"/>
        <w:r w:rsidR="00954EAF" w:rsidRPr="00544173" w:rsidDel="00B867A7">
          <w:rPr>
            <w:rFonts w:ascii="Times New Roman" w:hAnsi="Times New Roman" w:hint="eastAsia"/>
            <w:sz w:val="20"/>
          </w:rPr>
          <w:delText>そのため，当該区間は車両・歩行者・</w:delText>
        </w:r>
      </w:del>
    </w:p>
    <w:p w14:paraId="07B7967F" w14:textId="076E9549" w:rsidR="005C1F6F" w:rsidRPr="00544173" w:rsidRDefault="00954EAF">
      <w:pPr>
        <w:ind w:firstLineChars="100" w:firstLine="200"/>
        <w:rPr>
          <w:rFonts w:ascii="Times New Roman" w:hAnsi="Times New Roman"/>
          <w:sz w:val="20"/>
          <w:rPrChange w:id="2033" w:author="響生 畠中" w:date="2025-11-05T18:11:00Z" w16du:dateUtc="2025-11-05T09:11:00Z">
            <w:rPr>
              <w:rFonts w:ascii="ＭＳ ゴシック" w:eastAsia="ＭＳ ゴシック" w:hAnsi="ＭＳ ゴシック"/>
              <w:sz w:val="20"/>
            </w:rPr>
          </w:rPrChange>
        </w:rPr>
        <w:pPrChange w:id="2034" w:author="響生 畠中" w:date="2025-11-05T17:37:00Z" w16du:dateUtc="2025-11-05T08:37:00Z">
          <w:pPr/>
        </w:pPrChange>
      </w:pPr>
      <w:del w:id="2035" w:author="響生 畠中" w:date="2025-11-05T16:55:00Z" w16du:dateUtc="2025-11-05T07:55:00Z">
        <w:r w:rsidRPr="00544173" w:rsidDel="00B867A7">
          <w:rPr>
            <w:rFonts w:ascii="Times New Roman" w:hAnsi="Times New Roman" w:hint="eastAsia"/>
            <w:sz w:val="20"/>
          </w:rPr>
          <w:delText>自転車が共存できるシェアド・スペースのような空間へ転換できる可能性がある</w:delText>
        </w:r>
      </w:del>
      <w:del w:id="2036" w:author="響生 畠中" w:date="2025-11-05T07:08:00Z" w16du:dateUtc="2025-11-04T22:08:00Z">
        <w:r w:rsidRPr="00544173" w:rsidDel="0065122A">
          <w:rPr>
            <w:rFonts w:ascii="Times New Roman" w:hAnsi="Times New Roman" w:hint="eastAsia"/>
            <w:sz w:val="20"/>
          </w:rPr>
          <w:delText>が減少する</w:delText>
        </w:r>
      </w:del>
      <w:del w:id="2037" w:author="響生 畠中" w:date="2025-11-05T16:55:00Z" w16du:dateUtc="2025-11-05T07:55:00Z">
        <w:r w:rsidRPr="00544173" w:rsidDel="00B867A7">
          <w:rPr>
            <w:rFonts w:ascii="Times New Roman" w:hAnsi="Times New Roman" w:hint="eastAsia"/>
            <w:sz w:val="20"/>
          </w:rPr>
          <w:delText>．</w:delText>
        </w:r>
      </w:del>
      <w:del w:id="2038" w:author="響生 畠中" w:date="2025-11-05T07:08:00Z" w16du:dateUtc="2025-11-04T22:08:00Z">
        <w:r w:rsidRPr="00544173" w:rsidDel="0065122A">
          <w:rPr>
            <w:rFonts w:ascii="Times New Roman" w:hAnsi="Times New Roman" w:hint="eastAsia"/>
            <w:sz w:val="20"/>
          </w:rPr>
          <w:delText>そのため，当該区間は車・歩行者・</w:delText>
        </w:r>
        <w:r w:rsidR="005C1F6F" w:rsidRPr="00544173" w:rsidDel="0065122A">
          <w:rPr>
            <w:rFonts w:ascii="Times New Roman" w:hAnsi="Times New Roman" w:hint="eastAsia"/>
            <w:sz w:val="20"/>
          </w:rPr>
          <w:delText>自転車が共存</w:delText>
        </w:r>
        <w:r w:rsidR="0065722B" w:rsidRPr="00544173" w:rsidDel="0065122A">
          <w:rPr>
            <w:rFonts w:ascii="Times New Roman" w:hAnsi="Times New Roman" w:hint="eastAsia"/>
            <w:sz w:val="20"/>
          </w:rPr>
          <w:delText>する</w:delText>
        </w:r>
        <w:r w:rsidR="005C1F6F" w:rsidRPr="00544173" w:rsidDel="0065122A">
          <w:rPr>
            <w:rFonts w:ascii="Times New Roman" w:hAnsi="Times New Roman" w:hint="eastAsia"/>
            <w:sz w:val="20"/>
          </w:rPr>
          <w:delText>シェ</w:delText>
        </w:r>
        <w:r w:rsidR="00E62F39" w:rsidRPr="00544173" w:rsidDel="0065122A">
          <w:rPr>
            <w:rFonts w:ascii="Times New Roman" w:hAnsi="Times New Roman" w:hint="eastAsia"/>
            <w:sz w:val="20"/>
          </w:rPr>
          <w:delText>アド・スペースのような空間へ転換できる可能性が</w:delText>
        </w:r>
        <w:r w:rsidR="0065722B" w:rsidRPr="00544173" w:rsidDel="0065122A">
          <w:rPr>
            <w:rFonts w:ascii="Times New Roman" w:hAnsi="Times New Roman" w:hint="eastAsia"/>
            <w:sz w:val="20"/>
          </w:rPr>
          <w:delText>ある．</w:delText>
        </w:r>
        <w:commentRangeEnd w:id="2032"/>
        <w:r w:rsidR="001B090B" w:rsidRPr="00544173" w:rsidDel="0065122A">
          <w:rPr>
            <w:rStyle w:val="a7"/>
            <w:rFonts w:ascii="Times New Roman" w:hAnsi="Times New Roman"/>
            <w:rPrChange w:id="2039" w:author="響生 畠中" w:date="2025-11-05T18:11:00Z" w16du:dateUtc="2025-11-05T09:11:00Z">
              <w:rPr>
                <w:rStyle w:val="a7"/>
              </w:rPr>
            </w:rPrChange>
          </w:rPr>
          <w:commentReference w:id="2032"/>
        </w:r>
      </w:del>
    </w:p>
    <w:p w14:paraId="6C9CB852" w14:textId="77777777" w:rsidR="00DA071F" w:rsidRDefault="0050359B" w:rsidP="00DA071F">
      <w:pPr>
        <w:jc w:val="center"/>
        <w:rPr>
          <w:ins w:id="2040" w:author="響生 畠中" w:date="2025-11-05T17:32:00Z" w16du:dateUtc="2025-11-05T08:32:00Z"/>
        </w:rPr>
      </w:pPr>
      <w:ins w:id="2041" w:author="響生 畠中" w:date="2025-11-05T09:41:00Z" w16du:dateUtc="2025-11-05T00:41:00Z">
        <w:r w:rsidRPr="0050359B">
          <w:rPr>
            <w:rFonts w:ascii="ＭＳ ゴシック" w:eastAsia="ＭＳ ゴシック" w:hAnsi="ＭＳ ゴシック"/>
            <w:noProof/>
            <w:sz w:val="20"/>
          </w:rPr>
          <w:lastRenderedPageBreak/>
          <w:drawing>
            <wp:inline distT="0" distB="0" distL="0" distR="0" wp14:anchorId="1BC3C20D" wp14:editId="6AC89145">
              <wp:extent cx="2448478" cy="1629670"/>
              <wp:effectExtent l="0" t="0" r="9525" b="8890"/>
              <wp:docPr id="1817100344" name="図 11" descr="グラフィカル ユーザー インターフェイス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00344" name="図 11" descr="グラフィカル ユーザー インターフェイス が含まれている画像&#10;&#10;AI 生成コンテンツは誤りを含む可能性があります。"/>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16705"/>
                      <a:stretch>
                        <a:fillRect/>
                      </a:stretch>
                    </pic:blipFill>
                    <pic:spPr bwMode="auto">
                      <a:xfrm rot="10800000" flipH="1" flipV="1">
                        <a:off x="0" y="0"/>
                        <a:ext cx="2505447" cy="1667588"/>
                      </a:xfrm>
                      <a:prstGeom prst="rect">
                        <a:avLst/>
                      </a:prstGeom>
                      <a:noFill/>
                      <a:ln>
                        <a:noFill/>
                      </a:ln>
                      <a:extLst>
                        <a:ext uri="{53640926-AAD7-44D8-BBD7-CCE9431645EC}">
                          <a14:shadowObscured xmlns:a14="http://schemas.microsoft.com/office/drawing/2010/main"/>
                        </a:ext>
                      </a:extLst>
                    </pic:spPr>
                  </pic:pic>
                </a:graphicData>
              </a:graphic>
            </wp:inline>
          </w:drawing>
        </w:r>
      </w:ins>
    </w:p>
    <w:p w14:paraId="53581733" w14:textId="19323058" w:rsidR="00DA071F" w:rsidRPr="00E32260" w:rsidRDefault="00DA071F">
      <w:pPr>
        <w:pStyle w:val="af5"/>
        <w:ind w:firstLine="201"/>
        <w:jc w:val="center"/>
        <w:rPr>
          <w:ins w:id="2042" w:author="響生 畠中" w:date="2025-11-05T17:32:00Z" w16du:dateUtc="2025-11-05T08:32:00Z"/>
          <w:sz w:val="20"/>
          <w:szCs w:val="20"/>
          <w:rPrChange w:id="2043" w:author="響生 畠中" w:date="2025-11-05T17:40:00Z" w16du:dateUtc="2025-11-05T08:40:00Z">
            <w:rPr>
              <w:ins w:id="2044" w:author="響生 畠中" w:date="2025-11-05T17:32:00Z" w16du:dateUtc="2025-11-05T08:32:00Z"/>
            </w:rPr>
          </w:rPrChange>
        </w:rPr>
        <w:pPrChange w:id="2045" w:author="響生 畠中" w:date="2025-11-05T17:32:00Z" w16du:dateUtc="2025-11-05T08:32:00Z">
          <w:pPr>
            <w:pStyle w:val="af5"/>
            <w:ind w:firstLine="211"/>
          </w:pPr>
        </w:pPrChange>
      </w:pPr>
      <w:bookmarkStart w:id="2046" w:name="_Ref213256932"/>
      <w:ins w:id="2047" w:author="響生 畠中" w:date="2025-11-05T17:32:00Z" w16du:dateUtc="2025-11-05T08:32:00Z">
        <w:r w:rsidRPr="00E32260">
          <w:rPr>
            <w:rFonts w:hint="eastAsia"/>
            <w:sz w:val="20"/>
            <w:szCs w:val="20"/>
            <w:rPrChange w:id="2048" w:author="響生 畠中" w:date="2025-11-05T17:40:00Z" w16du:dateUtc="2025-11-05T08:40:00Z">
              <w:rPr>
                <w:rFonts w:hint="eastAsia"/>
              </w:rPr>
            </w:rPrChange>
          </w:rPr>
          <w:t>図</w:t>
        </w:r>
        <w:r w:rsidRPr="00544173">
          <w:rPr>
            <w:rFonts w:ascii="Times New Roman" w:hAnsi="Times New Roman"/>
            <w:sz w:val="20"/>
            <w:szCs w:val="20"/>
            <w:rPrChange w:id="2049" w:author="響生 畠中" w:date="2025-11-05T18:09:00Z" w16du:dateUtc="2025-11-05T09:09:00Z">
              <w:rPr/>
            </w:rPrChange>
          </w:rPr>
          <w:fldChar w:fldCharType="begin"/>
        </w:r>
        <w:r w:rsidRPr="00544173">
          <w:rPr>
            <w:rFonts w:ascii="Times New Roman" w:hAnsi="Times New Roman"/>
            <w:sz w:val="20"/>
            <w:szCs w:val="20"/>
            <w:rPrChange w:id="2050" w:author="響生 畠中" w:date="2025-11-05T18:09:00Z" w16du:dateUtc="2025-11-05T09:09:00Z">
              <w:rPr/>
            </w:rPrChange>
          </w:rPr>
          <w:instrText xml:space="preserve"> SEQ </w:instrText>
        </w:r>
        <w:r w:rsidRPr="00544173">
          <w:rPr>
            <w:rFonts w:ascii="Times New Roman" w:hAnsi="Times New Roman" w:hint="eastAsia"/>
            <w:sz w:val="20"/>
            <w:szCs w:val="20"/>
            <w:rPrChange w:id="2051" w:author="響生 畠中" w:date="2025-11-05T18:09:00Z" w16du:dateUtc="2025-11-05T09:09:00Z">
              <w:rPr>
                <w:rFonts w:hint="eastAsia"/>
              </w:rPr>
            </w:rPrChange>
          </w:rPr>
          <w:instrText>図</w:instrText>
        </w:r>
        <w:r w:rsidRPr="00544173">
          <w:rPr>
            <w:rFonts w:ascii="Times New Roman" w:hAnsi="Times New Roman"/>
            <w:sz w:val="20"/>
            <w:szCs w:val="20"/>
            <w:rPrChange w:id="2052" w:author="響生 畠中" w:date="2025-11-05T18:09:00Z" w16du:dateUtc="2025-11-05T09:09:00Z">
              <w:rPr/>
            </w:rPrChange>
          </w:rPr>
          <w:instrText xml:space="preserve"> \* ARABIC </w:instrText>
        </w:r>
      </w:ins>
      <w:r w:rsidRPr="00544173">
        <w:rPr>
          <w:rFonts w:ascii="Times New Roman" w:hAnsi="Times New Roman"/>
          <w:sz w:val="20"/>
          <w:szCs w:val="20"/>
          <w:rPrChange w:id="2053" w:author="響生 畠中" w:date="2025-11-05T18:09:00Z" w16du:dateUtc="2025-11-05T09:09:00Z">
            <w:rPr/>
          </w:rPrChange>
        </w:rPr>
        <w:fldChar w:fldCharType="separate"/>
      </w:r>
      <w:ins w:id="2054" w:author="響生 畠中" w:date="2025-11-05T19:34:00Z" w16du:dateUtc="2025-11-05T10:34:00Z">
        <w:r w:rsidR="00970F35">
          <w:rPr>
            <w:rFonts w:ascii="Times New Roman" w:hAnsi="Times New Roman"/>
            <w:noProof/>
            <w:sz w:val="20"/>
            <w:szCs w:val="20"/>
          </w:rPr>
          <w:t>8</w:t>
        </w:r>
      </w:ins>
      <w:ins w:id="2055" w:author="響生 畠中" w:date="2025-11-05T17:32:00Z" w16du:dateUtc="2025-11-05T08:32:00Z">
        <w:r w:rsidRPr="00544173">
          <w:rPr>
            <w:rFonts w:ascii="Times New Roman" w:hAnsi="Times New Roman"/>
            <w:sz w:val="20"/>
            <w:szCs w:val="20"/>
            <w:rPrChange w:id="2056" w:author="響生 畠中" w:date="2025-11-05T18:09:00Z" w16du:dateUtc="2025-11-05T09:09:00Z">
              <w:rPr/>
            </w:rPrChange>
          </w:rPr>
          <w:fldChar w:fldCharType="end"/>
        </w:r>
        <w:bookmarkEnd w:id="2046"/>
        <w:r w:rsidRPr="00E32260">
          <w:rPr>
            <w:rFonts w:hint="eastAsia"/>
            <w:sz w:val="20"/>
            <w:szCs w:val="20"/>
            <w:rPrChange w:id="2057" w:author="響生 畠中" w:date="2025-11-05T17:40:00Z" w16du:dateUtc="2025-11-05T08:40:00Z">
              <w:rPr>
                <w:rFonts w:hint="eastAsia"/>
              </w:rPr>
            </w:rPrChange>
          </w:rPr>
          <w:t>：</w:t>
        </w:r>
        <w:r w:rsidRPr="00E32260">
          <w:rPr>
            <w:sz w:val="20"/>
            <w:szCs w:val="20"/>
            <w:rPrChange w:id="2058" w:author="響生 畠中" w:date="2025-11-05T17:40:00Z" w16du:dateUtc="2025-11-05T08:40:00Z">
              <w:rPr/>
            </w:rPrChange>
          </w:rPr>
          <w:t>Time-space diagram</w:t>
        </w:r>
      </w:ins>
    </w:p>
    <w:p w14:paraId="0283654E" w14:textId="1DD87A4B" w:rsidR="005C1F6F" w:rsidRDefault="005C1F6F" w:rsidP="00DA071F">
      <w:pPr>
        <w:jc w:val="center"/>
        <w:rPr>
          <w:rFonts w:ascii="ＭＳ ゴシック" w:eastAsia="ＭＳ ゴシック" w:hAnsi="ＭＳ ゴシック"/>
          <w:sz w:val="20"/>
        </w:rPr>
      </w:pPr>
      <w:del w:id="2059" w:author="響生 畠中" w:date="2025-11-05T17:32:00Z" w16du:dateUtc="2025-11-05T08:32:00Z">
        <w:r w:rsidDel="00DA071F">
          <w:rPr>
            <w:noProof/>
          </w:rPr>
          <mc:AlternateContent>
            <mc:Choice Requires="wps">
              <w:drawing>
                <wp:anchor distT="0" distB="0" distL="114300" distR="114300" simplePos="0" relativeHeight="251675648" behindDoc="0" locked="0" layoutInCell="1" allowOverlap="1" wp14:anchorId="36E145B7" wp14:editId="2E7AED9A">
                  <wp:simplePos x="0" y="0"/>
                  <wp:positionH relativeFrom="column">
                    <wp:posOffset>1905</wp:posOffset>
                  </wp:positionH>
                  <wp:positionV relativeFrom="paragraph">
                    <wp:posOffset>1829435</wp:posOffset>
                  </wp:positionV>
                  <wp:extent cx="2825750" cy="635"/>
                  <wp:effectExtent l="0" t="0" r="0" b="0"/>
                  <wp:wrapTopAndBottom/>
                  <wp:docPr id="540273837" name="テキスト ボックス 1"/>
                  <wp:cNvGraphicFramePr/>
                  <a:graphic xmlns:a="http://schemas.openxmlformats.org/drawingml/2006/main">
                    <a:graphicData uri="http://schemas.microsoft.com/office/word/2010/wordprocessingShape">
                      <wps:wsp>
                        <wps:cNvSpPr txBox="1"/>
                        <wps:spPr>
                          <a:xfrm>
                            <a:off x="0" y="0"/>
                            <a:ext cx="2825750" cy="635"/>
                          </a:xfrm>
                          <a:prstGeom prst="rect">
                            <a:avLst/>
                          </a:prstGeom>
                          <a:solidFill>
                            <a:prstClr val="white"/>
                          </a:solidFill>
                          <a:ln>
                            <a:noFill/>
                          </a:ln>
                        </wps:spPr>
                        <wps:txbx>
                          <w:txbxContent>
                            <w:p w14:paraId="68231504" w14:textId="451AC7C5" w:rsidR="0029272C" w:rsidRPr="0029272C" w:rsidRDefault="0029272C" w:rsidP="0029272C">
                              <w:pPr>
                                <w:pStyle w:val="af5"/>
                                <w:ind w:firstLine="201"/>
                                <w:jc w:val="center"/>
                                <w:rPr>
                                  <w:rFonts w:ascii="Times New Roman" w:hAnsi="Times New Roman"/>
                                  <w:sz w:val="20"/>
                                  <w:szCs w:val="20"/>
                                </w:rPr>
                              </w:pPr>
                              <w:r w:rsidRPr="0029272C">
                                <w:rPr>
                                  <w:rFonts w:ascii="Times New Roman" w:hAnsi="Times New Roman"/>
                                  <w:sz w:val="20"/>
                                  <w:szCs w:val="20"/>
                                </w:rPr>
                                <w:t>図</w:t>
                              </w:r>
                              <w:r w:rsidRPr="0029272C">
                                <w:rPr>
                                  <w:rFonts w:ascii="Times New Roman" w:hAnsi="Times New Roman"/>
                                  <w:sz w:val="20"/>
                                  <w:szCs w:val="20"/>
                                </w:rPr>
                                <w:t xml:space="preserve"> 8</w:t>
                              </w:r>
                              <w:r w:rsidRPr="0029272C">
                                <w:rPr>
                                  <w:rFonts w:ascii="Times New Roman" w:hAnsi="Times New Roman"/>
                                  <w:sz w:val="20"/>
                                  <w:szCs w:val="20"/>
                                </w:rPr>
                                <w:t>：</w:t>
                              </w:r>
                              <w:r w:rsidRPr="000B64F1">
                                <w:rPr>
                                  <w:rFonts w:ascii="Times New Roman" w:hAnsi="Times New Roman"/>
                                  <w:sz w:val="20"/>
                                  <w:szCs w:val="20"/>
                                </w:rPr>
                                <w:t>Time-space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E145B7" id="_x0000_s1035" type="#_x0000_t202" style="position:absolute;left:0;text-align:left;margin-left:.15pt;margin-top:144.05pt;width:222.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3yrGgIAAD8EAAAOAAAAZHJzL2Uyb0RvYy54bWysU8Fu2zAMvQ/YPwi6L04ypGu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" stroked="f">
                  <v:textbox style="mso-fit-shape-to-text:t" inset="0,0,0,0">
                    <w:txbxContent>
                      <w:p w14:paraId="68231504" w14:textId="451AC7C5" w:rsidR="0029272C" w:rsidRPr="0029272C" w:rsidRDefault="0029272C" w:rsidP="0029272C">
                        <w:pPr>
                          <w:pStyle w:val="af5"/>
                          <w:ind w:firstLine="201"/>
                          <w:jc w:val="center"/>
                          <w:rPr>
                            <w:rFonts w:ascii="Times New Roman" w:hAnsi="Times New Roman"/>
                            <w:sz w:val="20"/>
                            <w:szCs w:val="20"/>
                          </w:rPr>
                        </w:pPr>
                        <w:r w:rsidRPr="0029272C">
                          <w:rPr>
                            <w:rFonts w:ascii="Times New Roman" w:hAnsi="Times New Roman"/>
                            <w:sz w:val="20"/>
                            <w:szCs w:val="20"/>
                          </w:rPr>
                          <w:t>図</w:t>
                        </w:r>
                        <w:r w:rsidRPr="0029272C">
                          <w:rPr>
                            <w:rFonts w:ascii="Times New Roman" w:hAnsi="Times New Roman"/>
                            <w:sz w:val="20"/>
                            <w:szCs w:val="20"/>
                          </w:rPr>
                          <w:t xml:space="preserve"> 8</w:t>
                        </w:r>
                        <w:r w:rsidRPr="0029272C">
                          <w:rPr>
                            <w:rFonts w:ascii="Times New Roman" w:hAnsi="Times New Roman"/>
                            <w:sz w:val="20"/>
                            <w:szCs w:val="20"/>
                          </w:rPr>
                          <w:t>：</w:t>
                        </w:r>
                        <w:r w:rsidRPr="000B64F1">
                          <w:rPr>
                            <w:rFonts w:ascii="Times New Roman" w:hAnsi="Times New Roman"/>
                            <w:sz w:val="20"/>
                            <w:szCs w:val="20"/>
                          </w:rPr>
                          <w:t>Time-space diagram</w:t>
                        </w:r>
                      </w:p>
                    </w:txbxContent>
                  </v:textbox>
                  <w10:wrap type="topAndBottom"/>
                </v:shape>
              </w:pict>
            </mc:Fallback>
          </mc:AlternateContent>
        </w:r>
      </w:del>
      <w:del w:id="2060" w:author="響生 畠中" w:date="2025-11-05T09:41:00Z" w16du:dateUtc="2025-11-05T00:41:00Z">
        <w:r w:rsidRPr="000B64F1" w:rsidDel="0050359B">
          <w:rPr>
            <w:rFonts w:ascii="Times New Roman" w:hAnsi="Times New Roman"/>
            <w:b/>
            <w:bCs/>
            <w:noProof/>
            <w:sz w:val="20"/>
          </w:rPr>
          <w:drawing>
            <wp:inline distT="0" distB="0" distL="0" distR="0" wp14:anchorId="001B1AA9" wp14:editId="745E9009">
              <wp:extent cx="2610464" cy="1790366"/>
              <wp:effectExtent l="0" t="0" r="0" b="635"/>
              <wp:docPr id="1316153832" name="図 5" descr="グラフィカル ユーザー インターフェイス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53832" name="図 5" descr="グラフィカル ユーザー インターフェイス が含まれている画像&#10;&#10;AI 生成コンテンツは誤りを含む可能性があります。"/>
                      <pic:cNvPicPr/>
                    </pic:nvPicPr>
                    <pic:blipFill rotWithShape="1">
                      <a:blip r:embed="rId26" cstate="print">
                        <a:extLst>
                          <a:ext uri="{28A0092B-C50C-407E-A947-70E740481C1C}">
                            <a14:useLocalDpi xmlns:a14="http://schemas.microsoft.com/office/drawing/2010/main" val="0"/>
                          </a:ext>
                        </a:extLst>
                      </a:blip>
                      <a:srcRect b="14286"/>
                      <a:stretch>
                        <a:fillRect/>
                      </a:stretch>
                    </pic:blipFill>
                    <pic:spPr bwMode="auto">
                      <a:xfrm>
                        <a:off x="0" y="0"/>
                        <a:ext cx="2624022" cy="1799665"/>
                      </a:xfrm>
                      <a:prstGeom prst="rect">
                        <a:avLst/>
                      </a:prstGeom>
                      <a:ln>
                        <a:noFill/>
                      </a:ln>
                      <a:extLst>
                        <a:ext uri="{53640926-AAD7-44D8-BBD7-CCE9431645EC}">
                          <a14:shadowObscured xmlns:a14="http://schemas.microsoft.com/office/drawing/2010/main"/>
                        </a:ext>
                      </a:extLst>
                    </pic:spPr>
                  </pic:pic>
                </a:graphicData>
              </a:graphic>
            </wp:inline>
          </w:drawing>
        </w:r>
      </w:del>
    </w:p>
    <w:p w14:paraId="0A3F354A" w14:textId="77777777" w:rsidR="00B867A7" w:rsidRPr="00B867A7" w:rsidRDefault="00B867A7" w:rsidP="00B867A7">
      <w:pPr>
        <w:rPr>
          <w:ins w:id="2061" w:author="響生 畠中" w:date="2025-11-05T16:52:00Z"/>
          <w:rFonts w:ascii="ＭＳ ゴシック" w:eastAsia="ＭＳ ゴシック" w:hAnsi="ＭＳ ゴシック"/>
          <w:sz w:val="20"/>
        </w:rPr>
      </w:pPr>
      <w:ins w:id="2062" w:author="響生 畠中" w:date="2025-11-05T16:52:00Z">
        <w:r w:rsidRPr="00B867A7">
          <w:rPr>
            <w:rFonts w:ascii="ＭＳ ゴシック" w:eastAsia="ＭＳ ゴシック" w:hAnsi="ＭＳ ゴシック" w:hint="eastAsia"/>
            <w:sz w:val="20"/>
          </w:rPr>
          <w:t>4-4.特徴的な現象の事例</w:t>
        </w:r>
      </w:ins>
    </w:p>
    <w:p w14:paraId="35EC1F84" w14:textId="2F2847EC" w:rsidR="00B867A7" w:rsidRPr="00B867A7" w:rsidRDefault="00B867A7" w:rsidP="00B867A7">
      <w:pPr>
        <w:rPr>
          <w:ins w:id="2063" w:author="響生 畠中" w:date="2025-11-05T16:52:00Z"/>
          <w:rFonts w:ascii="ＭＳ 明朝" w:hAnsi="ＭＳ 明朝"/>
          <w:sz w:val="20"/>
          <w:rPrChange w:id="2064" w:author="響生 畠中" w:date="2025-11-05T16:54:00Z" w16du:dateUtc="2025-11-05T07:54:00Z">
            <w:rPr>
              <w:ins w:id="2065" w:author="響生 畠中" w:date="2025-11-05T16:52:00Z"/>
              <w:rFonts w:ascii="ＭＳ ゴシック" w:eastAsia="ＭＳ ゴシック" w:hAnsi="ＭＳ ゴシック"/>
              <w:sz w:val="20"/>
            </w:rPr>
          </w:rPrChange>
        </w:rPr>
      </w:pPr>
      <w:ins w:id="2066" w:author="響生 畠中" w:date="2025-11-05T16:52:00Z">
        <w:r w:rsidRPr="00B867A7">
          <w:rPr>
            <w:rFonts w:ascii="ＭＳ ゴシック" w:eastAsia="ＭＳ ゴシック" w:hAnsi="ＭＳ ゴシック" w:hint="eastAsia"/>
            <w:sz w:val="20"/>
          </w:rPr>
          <w:t xml:space="preserve">　</w:t>
        </w:r>
      </w:ins>
      <w:ins w:id="2067" w:author="響生 畠中" w:date="2025-11-05T17:45:00Z" w16du:dateUtc="2025-11-05T08:45:00Z">
        <w:r w:rsidR="00E32260" w:rsidRPr="009B3A91">
          <w:rPr>
            <w:rFonts w:ascii="Times New Roman" w:hAnsi="Times New Roman"/>
            <w:b/>
            <w:bCs/>
            <w:sz w:val="20"/>
          </w:rPr>
          <w:fldChar w:fldCharType="begin"/>
        </w:r>
        <w:r w:rsidR="00E32260" w:rsidRPr="009B3A91">
          <w:rPr>
            <w:rFonts w:ascii="Times New Roman" w:hAnsi="Times New Roman"/>
            <w:b/>
            <w:bCs/>
            <w:sz w:val="20"/>
          </w:rPr>
          <w:instrText xml:space="preserve"> </w:instrText>
        </w:r>
        <w:r w:rsidR="00E32260" w:rsidRPr="009B3A91">
          <w:rPr>
            <w:rFonts w:ascii="Times New Roman" w:hAnsi="Times New Roman" w:hint="eastAsia"/>
            <w:b/>
            <w:bCs/>
            <w:sz w:val="20"/>
          </w:rPr>
          <w:instrText>REF _Ref213256932 \h</w:instrText>
        </w:r>
        <w:r w:rsidR="00E32260" w:rsidRPr="009B3A91">
          <w:rPr>
            <w:rFonts w:ascii="Times New Roman" w:hAnsi="Times New Roman"/>
            <w:b/>
            <w:bCs/>
            <w:sz w:val="20"/>
          </w:rPr>
          <w:instrText xml:space="preserve"> </w:instrText>
        </w:r>
        <w:r w:rsidR="00E32260">
          <w:rPr>
            <w:rFonts w:ascii="Times New Roman" w:hAnsi="Times New Roman"/>
            <w:b/>
            <w:bCs/>
            <w:sz w:val="20"/>
          </w:rPr>
          <w:instrText xml:space="preserve"> \* MERGEFORMAT </w:instrText>
        </w:r>
      </w:ins>
      <w:r w:rsidR="00E32260" w:rsidRPr="009B3A91">
        <w:rPr>
          <w:rFonts w:ascii="Times New Roman" w:hAnsi="Times New Roman"/>
          <w:b/>
          <w:bCs/>
          <w:sz w:val="20"/>
        </w:rPr>
      </w:r>
      <w:ins w:id="2068" w:author="響生 畠中" w:date="2025-11-05T17:45:00Z" w16du:dateUtc="2025-11-05T08:45:00Z">
        <w:r w:rsidR="00E32260" w:rsidRPr="009B3A91">
          <w:rPr>
            <w:rFonts w:ascii="Times New Roman" w:hAnsi="Times New Roman"/>
            <w:b/>
            <w:bCs/>
            <w:sz w:val="20"/>
          </w:rPr>
          <w:fldChar w:fldCharType="separate"/>
        </w:r>
      </w:ins>
      <w:ins w:id="2069" w:author="響生 畠中" w:date="2025-11-05T19:34:00Z" w16du:dateUtc="2025-11-05T10:34:00Z">
        <w:r w:rsidR="00970F35" w:rsidRPr="00970F35">
          <w:rPr>
            <w:rFonts w:hint="eastAsia"/>
            <w:b/>
            <w:bCs/>
            <w:sz w:val="20"/>
            <w:szCs w:val="20"/>
            <w:rPrChange w:id="2070" w:author="響生 畠中" w:date="2025-11-05T19:34:00Z" w16du:dateUtc="2025-11-05T10:34:00Z">
              <w:rPr>
                <w:rFonts w:hint="eastAsia"/>
              </w:rPr>
            </w:rPrChange>
          </w:rPr>
          <w:t>図</w:t>
        </w:r>
        <w:r w:rsidR="00970F35" w:rsidRPr="00970F35">
          <w:rPr>
            <w:b/>
            <w:bCs/>
            <w:sz w:val="20"/>
            <w:szCs w:val="20"/>
            <w:rPrChange w:id="2071" w:author="響生 畠中" w:date="2025-11-05T19:34:00Z" w16du:dateUtc="2025-11-05T10:34:00Z">
              <w:rPr>
                <w:rFonts w:ascii="Times New Roman" w:hAnsi="Times New Roman"/>
                <w:noProof/>
                <w:sz w:val="20"/>
                <w:szCs w:val="20"/>
              </w:rPr>
            </w:rPrChange>
          </w:rPr>
          <w:t>8</w:t>
        </w:r>
      </w:ins>
      <w:ins w:id="2072" w:author="響生 畠中" w:date="2025-11-05T17:45:00Z" w16du:dateUtc="2025-11-05T08:45:00Z">
        <w:r w:rsidR="00E32260" w:rsidRPr="009B3A91">
          <w:rPr>
            <w:rFonts w:ascii="Times New Roman" w:hAnsi="Times New Roman"/>
            <w:b/>
            <w:bCs/>
            <w:sz w:val="20"/>
          </w:rPr>
          <w:fldChar w:fldCharType="end"/>
        </w:r>
      </w:ins>
      <w:ins w:id="2073" w:author="響生 畠中" w:date="2025-11-05T16:52:00Z">
        <w:r w:rsidRPr="00B867A7">
          <w:rPr>
            <w:rFonts w:ascii="ＭＳ 明朝" w:hAnsi="ＭＳ 明朝" w:hint="eastAsia"/>
            <w:sz w:val="20"/>
            <w:rPrChange w:id="2074" w:author="響生 畠中" w:date="2025-11-05T16:54:00Z" w16du:dateUtc="2025-11-05T07:54:00Z">
              <w:rPr>
                <w:rFonts w:ascii="ＭＳ ゴシック" w:eastAsia="ＭＳ ゴシック" w:hAnsi="ＭＳ ゴシック" w:hint="eastAsia"/>
                <w:sz w:val="20"/>
              </w:rPr>
            </w:rPrChange>
          </w:rPr>
          <w:t>は</w:t>
        </w:r>
        <w:r w:rsidRPr="00B34D5C">
          <w:rPr>
            <w:rFonts w:ascii="Times New Roman" w:hAnsi="Times New Roman"/>
            <w:sz w:val="20"/>
            <w:rPrChange w:id="2075" w:author="響生 畠中" w:date="2025-11-05T17:47:00Z" w16du:dateUtc="2025-11-05T08:47:00Z">
              <w:rPr>
                <w:rFonts w:ascii="ＭＳ ゴシック" w:eastAsia="ＭＳ ゴシック" w:hAnsi="ＭＳ ゴシック"/>
                <w:sz w:val="20"/>
              </w:rPr>
            </w:rPrChange>
          </w:rPr>
          <w:t>9:20</w:t>
        </w:r>
        <w:r w:rsidRPr="00B867A7">
          <w:rPr>
            <w:rFonts w:ascii="ＭＳ 明朝" w:hAnsi="ＭＳ 明朝" w:hint="eastAsia"/>
            <w:sz w:val="20"/>
            <w:rPrChange w:id="2076" w:author="響生 畠中" w:date="2025-11-05T16:54:00Z" w16du:dateUtc="2025-11-05T07:54:00Z">
              <w:rPr>
                <w:rFonts w:ascii="ＭＳ ゴシック" w:eastAsia="ＭＳ ゴシック" w:hAnsi="ＭＳ ゴシック" w:hint="eastAsia"/>
                <w:sz w:val="20"/>
              </w:rPr>
            </w:rPrChange>
          </w:rPr>
          <w:t>ごろの区間①と交差点④付近の</w:t>
        </w:r>
        <w:r w:rsidRPr="00B34D5C">
          <w:rPr>
            <w:rFonts w:ascii="Times New Roman" w:hAnsi="Times New Roman"/>
            <w:sz w:val="20"/>
            <w:rPrChange w:id="2077" w:author="響生 畠中" w:date="2025-11-05T17:47:00Z" w16du:dateUtc="2025-11-05T08:47:00Z">
              <w:rPr>
                <w:rFonts w:ascii="ＭＳ ゴシック" w:eastAsia="ＭＳ ゴシック" w:hAnsi="ＭＳ ゴシック"/>
                <w:sz w:val="20"/>
              </w:rPr>
            </w:rPrChange>
          </w:rPr>
          <w:t>time-space diagram</w:t>
        </w:r>
        <w:r w:rsidRPr="00B867A7">
          <w:rPr>
            <w:rFonts w:ascii="ＭＳ 明朝" w:hAnsi="ＭＳ 明朝" w:hint="eastAsia"/>
            <w:sz w:val="20"/>
            <w:rPrChange w:id="2078" w:author="響生 畠中" w:date="2025-11-05T16:54:00Z" w16du:dateUtc="2025-11-05T07:54:00Z">
              <w:rPr>
                <w:rFonts w:ascii="ＭＳ ゴシック" w:eastAsia="ＭＳ ゴシック" w:hAnsi="ＭＳ ゴシック" w:hint="eastAsia"/>
                <w:sz w:val="20"/>
              </w:rPr>
            </w:rPrChange>
          </w:rPr>
          <w:t>である．</w:t>
        </w:r>
      </w:ins>
      <w:ins w:id="2079" w:author="響生 畠中" w:date="2025-11-05T17:45:00Z" w16du:dateUtc="2025-11-05T08:45:00Z">
        <w:r w:rsidR="00E32260" w:rsidRPr="00544173">
          <w:rPr>
            <w:rFonts w:ascii="Times New Roman" w:hAnsi="Times New Roman"/>
            <w:b/>
            <w:bCs/>
            <w:sz w:val="20"/>
            <w:szCs w:val="20"/>
          </w:rPr>
          <w:fldChar w:fldCharType="begin"/>
        </w:r>
        <w:r w:rsidR="00E32260" w:rsidRPr="00544173">
          <w:rPr>
            <w:rFonts w:ascii="Times New Roman" w:hAnsi="Times New Roman"/>
            <w:b/>
            <w:bCs/>
            <w:sz w:val="20"/>
            <w:szCs w:val="20"/>
          </w:rPr>
          <w:instrText xml:space="preserve"> </w:instrText>
        </w:r>
        <w:r w:rsidR="00E32260" w:rsidRPr="00544173">
          <w:rPr>
            <w:rFonts w:ascii="Times New Roman" w:hAnsi="Times New Roman" w:hint="eastAsia"/>
            <w:b/>
            <w:bCs/>
            <w:sz w:val="20"/>
            <w:szCs w:val="20"/>
          </w:rPr>
          <w:instrText>REF _Ref213256932 \h</w:instrText>
        </w:r>
        <w:r w:rsidR="00E32260" w:rsidRPr="00544173">
          <w:rPr>
            <w:rFonts w:ascii="Times New Roman" w:hAnsi="Times New Roman"/>
            <w:b/>
            <w:bCs/>
            <w:sz w:val="20"/>
            <w:szCs w:val="20"/>
          </w:rPr>
          <w:instrText xml:space="preserve">  \* MERGEFORMAT </w:instrText>
        </w:r>
      </w:ins>
      <w:r w:rsidR="00E32260" w:rsidRPr="00544173">
        <w:rPr>
          <w:rFonts w:ascii="Times New Roman" w:hAnsi="Times New Roman"/>
          <w:b/>
          <w:bCs/>
          <w:sz w:val="20"/>
          <w:szCs w:val="20"/>
        </w:rPr>
      </w:r>
      <w:ins w:id="2080" w:author="響生 畠中" w:date="2025-11-05T17:45:00Z" w16du:dateUtc="2025-11-05T08:45:00Z">
        <w:r w:rsidR="00E32260" w:rsidRPr="00544173">
          <w:rPr>
            <w:rFonts w:ascii="Times New Roman" w:hAnsi="Times New Roman"/>
            <w:b/>
            <w:bCs/>
            <w:sz w:val="20"/>
            <w:szCs w:val="20"/>
          </w:rPr>
          <w:fldChar w:fldCharType="separate"/>
        </w:r>
      </w:ins>
      <w:ins w:id="2081" w:author="響生 畠中" w:date="2025-11-05T19:34:00Z" w16du:dateUtc="2025-11-05T10:34:00Z">
        <w:r w:rsidR="00970F35" w:rsidRPr="00970F35">
          <w:rPr>
            <w:rFonts w:hint="eastAsia"/>
            <w:b/>
            <w:bCs/>
            <w:sz w:val="20"/>
            <w:szCs w:val="20"/>
            <w:rPrChange w:id="2082" w:author="響生 畠中" w:date="2025-11-05T19:34:00Z" w16du:dateUtc="2025-11-05T10:34:00Z">
              <w:rPr>
                <w:rFonts w:hint="eastAsia"/>
              </w:rPr>
            </w:rPrChange>
          </w:rPr>
          <w:t>図</w:t>
        </w:r>
        <w:r w:rsidR="00970F35" w:rsidRPr="00970F35">
          <w:rPr>
            <w:b/>
            <w:bCs/>
            <w:sz w:val="20"/>
            <w:szCs w:val="20"/>
            <w:rPrChange w:id="2083" w:author="響生 畠中" w:date="2025-11-05T19:34:00Z" w16du:dateUtc="2025-11-05T10:34:00Z">
              <w:rPr>
                <w:rFonts w:ascii="Times New Roman" w:hAnsi="Times New Roman"/>
                <w:noProof/>
                <w:sz w:val="20"/>
                <w:szCs w:val="20"/>
              </w:rPr>
            </w:rPrChange>
          </w:rPr>
          <w:t>8</w:t>
        </w:r>
      </w:ins>
      <w:ins w:id="2084" w:author="響生 畠中" w:date="2025-11-05T17:45:00Z" w16du:dateUtc="2025-11-05T08:45:00Z">
        <w:r w:rsidR="00E32260" w:rsidRPr="00544173">
          <w:rPr>
            <w:rFonts w:ascii="Times New Roman" w:hAnsi="Times New Roman"/>
            <w:b/>
            <w:bCs/>
            <w:sz w:val="20"/>
            <w:szCs w:val="20"/>
          </w:rPr>
          <w:fldChar w:fldCharType="end"/>
        </w:r>
      </w:ins>
      <w:ins w:id="2085" w:author="響生 畠中" w:date="2025-11-05T16:52:00Z">
        <w:r w:rsidRPr="00B867A7">
          <w:rPr>
            <w:rFonts w:ascii="ＭＳ 明朝" w:hAnsi="ＭＳ 明朝" w:hint="eastAsia"/>
            <w:sz w:val="20"/>
            <w:rPrChange w:id="2086" w:author="響生 畠中" w:date="2025-11-05T16:54:00Z" w16du:dateUtc="2025-11-05T07:54:00Z">
              <w:rPr>
                <w:rFonts w:ascii="ＭＳ ゴシック" w:eastAsia="ＭＳ ゴシック" w:hAnsi="ＭＳ ゴシック" w:hint="eastAsia"/>
                <w:sz w:val="20"/>
              </w:rPr>
            </w:rPrChange>
          </w:rPr>
          <w:t>左は</w:t>
        </w:r>
        <w:r w:rsidRPr="00B34D5C">
          <w:rPr>
            <w:rFonts w:ascii="Times New Roman" w:hAnsi="Times New Roman"/>
            <w:sz w:val="20"/>
            <w:rPrChange w:id="2087" w:author="響生 畠中" w:date="2025-11-05T17:47:00Z" w16du:dateUtc="2025-11-05T08:47:00Z">
              <w:rPr>
                <w:rFonts w:ascii="ＭＳ ゴシック" w:eastAsia="ＭＳ ゴシック" w:hAnsi="ＭＳ ゴシック"/>
                <w:sz w:val="20"/>
              </w:rPr>
            </w:rPrChange>
          </w:rPr>
          <w:t>MV</w:t>
        </w:r>
        <w:r w:rsidRPr="00B867A7">
          <w:rPr>
            <w:rFonts w:ascii="ＭＳ 明朝" w:hAnsi="ＭＳ 明朝"/>
            <w:sz w:val="20"/>
            <w:rPrChange w:id="2088" w:author="響生 畠中" w:date="2025-11-05T16:54:00Z" w16du:dateUtc="2025-11-05T07:54:00Z">
              <w:rPr>
                <w:rFonts w:ascii="ＭＳ ゴシック" w:eastAsia="ＭＳ ゴシック" w:hAnsi="ＭＳ ゴシック"/>
                <w:sz w:val="20"/>
              </w:rPr>
            </w:rPrChange>
          </w:rPr>
          <w:t>-×</w:t>
        </w:r>
        <w:r w:rsidRPr="00B867A7">
          <w:rPr>
            <w:rFonts w:ascii="ＭＳ 明朝" w:hAnsi="ＭＳ 明朝" w:hint="eastAsia"/>
            <w:sz w:val="20"/>
            <w:rPrChange w:id="2089" w:author="響生 畠中" w:date="2025-11-05T16:54:00Z" w16du:dateUtc="2025-11-05T07:54:00Z">
              <w:rPr>
                <w:rFonts w:ascii="ＭＳ ゴシック" w:eastAsia="ＭＳ ゴシック" w:hAnsi="ＭＳ ゴシック" w:hint="eastAsia"/>
                <w:sz w:val="20"/>
              </w:rPr>
            </w:rPrChange>
          </w:rPr>
          <w:t>で，青線は</w:t>
        </w:r>
        <w:r w:rsidRPr="00B34D5C">
          <w:rPr>
            <w:rFonts w:ascii="Times New Roman" w:hAnsi="Times New Roman"/>
            <w:sz w:val="20"/>
            <w:rPrChange w:id="2090" w:author="響生 畠中" w:date="2025-11-05T17:47:00Z" w16du:dateUtc="2025-11-05T08:47:00Z">
              <w:rPr>
                <w:rFonts w:ascii="ＭＳ ゴシック" w:eastAsia="ＭＳ ゴシック" w:hAnsi="ＭＳ ゴシック"/>
                <w:sz w:val="20"/>
              </w:rPr>
            </w:rPrChange>
          </w:rPr>
          <w:t>MV</w:t>
        </w:r>
        <w:r w:rsidRPr="00B867A7">
          <w:rPr>
            <w:rFonts w:ascii="ＭＳ 明朝" w:hAnsi="ＭＳ 明朝" w:hint="eastAsia"/>
            <w:sz w:val="20"/>
            <w:rPrChange w:id="2091" w:author="響生 畠中" w:date="2025-11-05T16:54:00Z" w16du:dateUtc="2025-11-05T07:54:00Z">
              <w:rPr>
                <w:rFonts w:ascii="ＭＳ ゴシック" w:eastAsia="ＭＳ ゴシック" w:hAnsi="ＭＳ ゴシック" w:hint="eastAsia"/>
                <w:sz w:val="20"/>
              </w:rPr>
            </w:rPrChange>
          </w:rPr>
          <w:t>バスを表す．</w:t>
        </w:r>
      </w:ins>
      <w:ins w:id="2092" w:author="響生 畠中" w:date="2025-11-05T17:45:00Z" w16du:dateUtc="2025-11-05T08:45:00Z">
        <w:r w:rsidR="00E32260" w:rsidRPr="00544173">
          <w:rPr>
            <w:rFonts w:ascii="Times New Roman" w:hAnsi="Times New Roman"/>
            <w:b/>
            <w:bCs/>
            <w:sz w:val="20"/>
            <w:szCs w:val="20"/>
          </w:rPr>
          <w:fldChar w:fldCharType="begin"/>
        </w:r>
        <w:r w:rsidR="00E32260" w:rsidRPr="00544173">
          <w:rPr>
            <w:rFonts w:ascii="Times New Roman" w:hAnsi="Times New Roman"/>
            <w:b/>
            <w:bCs/>
            <w:sz w:val="20"/>
            <w:szCs w:val="20"/>
          </w:rPr>
          <w:instrText xml:space="preserve"> </w:instrText>
        </w:r>
        <w:r w:rsidR="00E32260" w:rsidRPr="00544173">
          <w:rPr>
            <w:rFonts w:ascii="Times New Roman" w:hAnsi="Times New Roman" w:hint="eastAsia"/>
            <w:b/>
            <w:bCs/>
            <w:sz w:val="20"/>
            <w:szCs w:val="20"/>
          </w:rPr>
          <w:instrText>REF _Ref213256932 \h</w:instrText>
        </w:r>
        <w:r w:rsidR="00E32260" w:rsidRPr="00544173">
          <w:rPr>
            <w:rFonts w:ascii="Times New Roman" w:hAnsi="Times New Roman"/>
            <w:b/>
            <w:bCs/>
            <w:sz w:val="20"/>
            <w:szCs w:val="20"/>
          </w:rPr>
          <w:instrText xml:space="preserve">  \* MERGEFORMAT </w:instrText>
        </w:r>
      </w:ins>
      <w:r w:rsidR="00E32260" w:rsidRPr="00544173">
        <w:rPr>
          <w:rFonts w:ascii="Times New Roman" w:hAnsi="Times New Roman"/>
          <w:b/>
          <w:bCs/>
          <w:sz w:val="20"/>
          <w:szCs w:val="20"/>
        </w:rPr>
      </w:r>
      <w:ins w:id="2093" w:author="響生 畠中" w:date="2025-11-05T17:45:00Z" w16du:dateUtc="2025-11-05T08:45:00Z">
        <w:r w:rsidR="00E32260" w:rsidRPr="00544173">
          <w:rPr>
            <w:rFonts w:ascii="Times New Roman" w:hAnsi="Times New Roman"/>
            <w:b/>
            <w:bCs/>
            <w:sz w:val="20"/>
            <w:szCs w:val="20"/>
          </w:rPr>
          <w:fldChar w:fldCharType="separate"/>
        </w:r>
      </w:ins>
      <w:ins w:id="2094" w:author="響生 畠中" w:date="2025-11-05T19:34:00Z" w16du:dateUtc="2025-11-05T10:34:00Z">
        <w:r w:rsidR="00970F35" w:rsidRPr="00970F35">
          <w:rPr>
            <w:rFonts w:hint="eastAsia"/>
            <w:b/>
            <w:bCs/>
            <w:sz w:val="20"/>
            <w:szCs w:val="20"/>
            <w:rPrChange w:id="2095" w:author="響生 畠中" w:date="2025-11-05T19:34:00Z" w16du:dateUtc="2025-11-05T10:34:00Z">
              <w:rPr>
                <w:rFonts w:hint="eastAsia"/>
              </w:rPr>
            </w:rPrChange>
          </w:rPr>
          <w:t>図</w:t>
        </w:r>
        <w:r w:rsidR="00970F35" w:rsidRPr="00970F35">
          <w:rPr>
            <w:b/>
            <w:bCs/>
            <w:sz w:val="20"/>
            <w:szCs w:val="20"/>
            <w:rPrChange w:id="2096" w:author="響生 畠中" w:date="2025-11-05T19:34:00Z" w16du:dateUtc="2025-11-05T10:34:00Z">
              <w:rPr>
                <w:rFonts w:ascii="Times New Roman" w:hAnsi="Times New Roman"/>
                <w:noProof/>
                <w:sz w:val="20"/>
                <w:szCs w:val="20"/>
              </w:rPr>
            </w:rPrChange>
          </w:rPr>
          <w:t>8</w:t>
        </w:r>
      </w:ins>
      <w:ins w:id="2097" w:author="響生 畠中" w:date="2025-11-05T17:45:00Z" w16du:dateUtc="2025-11-05T08:45:00Z">
        <w:r w:rsidR="00E32260" w:rsidRPr="00544173">
          <w:rPr>
            <w:rFonts w:ascii="Times New Roman" w:hAnsi="Times New Roman"/>
            <w:b/>
            <w:bCs/>
            <w:sz w:val="20"/>
            <w:szCs w:val="20"/>
          </w:rPr>
          <w:fldChar w:fldCharType="end"/>
        </w:r>
      </w:ins>
      <w:ins w:id="2098" w:author="響生 畠中" w:date="2025-11-05T16:52:00Z">
        <w:r w:rsidRPr="00B867A7">
          <w:rPr>
            <w:rFonts w:ascii="ＭＳ 明朝" w:hAnsi="ＭＳ 明朝" w:hint="eastAsia"/>
            <w:sz w:val="20"/>
            <w:rPrChange w:id="2099" w:author="響生 畠中" w:date="2025-11-05T16:54:00Z" w16du:dateUtc="2025-11-05T07:54:00Z">
              <w:rPr>
                <w:rFonts w:ascii="ＭＳ ゴシック" w:eastAsia="ＭＳ ゴシック" w:hAnsi="ＭＳ ゴシック" w:hint="eastAsia"/>
                <w:sz w:val="20"/>
              </w:rPr>
            </w:rPrChange>
          </w:rPr>
          <w:t>右は</w:t>
        </w:r>
        <w:r w:rsidRPr="00B34D5C">
          <w:rPr>
            <w:rFonts w:ascii="Times New Roman" w:hAnsi="Times New Roman"/>
            <w:sz w:val="20"/>
            <w:rPrChange w:id="2100" w:author="響生 畠中" w:date="2025-11-05T17:47:00Z" w16du:dateUtc="2025-11-05T08:47:00Z">
              <w:rPr>
                <w:rFonts w:ascii="ＭＳ ゴシック" w:eastAsia="ＭＳ ゴシック" w:hAnsi="ＭＳ ゴシック"/>
                <w:sz w:val="20"/>
              </w:rPr>
            </w:rPrChange>
          </w:rPr>
          <w:t>0.5AV</w:t>
        </w:r>
        <w:r w:rsidRPr="00B867A7">
          <w:rPr>
            <w:rFonts w:ascii="ＭＳ 明朝" w:hAnsi="ＭＳ 明朝"/>
            <w:sz w:val="20"/>
            <w:rPrChange w:id="2101" w:author="響生 畠中" w:date="2025-11-05T16:54:00Z" w16du:dateUtc="2025-11-05T07:54:00Z">
              <w:rPr>
                <w:rFonts w:ascii="ＭＳ ゴシック" w:eastAsia="ＭＳ ゴシック" w:hAnsi="ＭＳ ゴシック"/>
                <w:sz w:val="20"/>
              </w:rPr>
            </w:rPrChange>
          </w:rPr>
          <w:t>-</w:t>
        </w:r>
        <w:r w:rsidRPr="00B867A7">
          <w:rPr>
            <w:rFonts w:ascii="ＭＳ 明朝" w:hAnsi="ＭＳ 明朝" w:hint="eastAsia"/>
            <w:sz w:val="20"/>
            <w:rPrChange w:id="2102" w:author="響生 畠中" w:date="2025-11-05T16:54:00Z" w16du:dateUtc="2025-11-05T07:54:00Z">
              <w:rPr>
                <w:rFonts w:ascii="ＭＳ ゴシック" w:eastAsia="ＭＳ ゴシック" w:hAnsi="ＭＳ ゴシック" w:hint="eastAsia"/>
                <w:sz w:val="20"/>
              </w:rPr>
            </w:rPrChange>
          </w:rPr>
          <w:t>×で，赤線は低速</w:t>
        </w:r>
        <w:r w:rsidRPr="00B34D5C">
          <w:rPr>
            <w:rFonts w:ascii="Times New Roman" w:hAnsi="Times New Roman"/>
            <w:sz w:val="20"/>
            <w:rPrChange w:id="2103" w:author="響生 畠中" w:date="2025-11-05T17:47:00Z" w16du:dateUtc="2025-11-05T08:47:00Z">
              <w:rPr>
                <w:rFonts w:ascii="ＭＳ ゴシック" w:eastAsia="ＭＳ ゴシック" w:hAnsi="ＭＳ ゴシック"/>
                <w:sz w:val="20"/>
              </w:rPr>
            </w:rPrChange>
          </w:rPr>
          <w:t>AV</w:t>
        </w:r>
        <w:r w:rsidRPr="00B867A7">
          <w:rPr>
            <w:rFonts w:ascii="ＭＳ 明朝" w:hAnsi="ＭＳ 明朝" w:hint="eastAsia"/>
            <w:sz w:val="20"/>
            <w:rPrChange w:id="2104" w:author="響生 畠中" w:date="2025-11-05T16:54:00Z" w16du:dateUtc="2025-11-05T07:54:00Z">
              <w:rPr>
                <w:rFonts w:ascii="ＭＳ ゴシック" w:eastAsia="ＭＳ ゴシック" w:hAnsi="ＭＳ ゴシック" w:hint="eastAsia"/>
                <w:sz w:val="20"/>
              </w:rPr>
            </w:rPrChange>
          </w:rPr>
          <w:t>バスを表す．右図では，低速</w:t>
        </w:r>
        <w:r w:rsidRPr="00B34D5C">
          <w:rPr>
            <w:rFonts w:ascii="Times New Roman" w:hAnsi="Times New Roman"/>
            <w:sz w:val="20"/>
            <w:rPrChange w:id="2105" w:author="響生 畠中" w:date="2025-11-05T17:47:00Z" w16du:dateUtc="2025-11-05T08:47:00Z">
              <w:rPr>
                <w:rFonts w:ascii="ＭＳ ゴシック" w:eastAsia="ＭＳ ゴシック" w:hAnsi="ＭＳ ゴシック"/>
                <w:sz w:val="20"/>
              </w:rPr>
            </w:rPrChange>
          </w:rPr>
          <w:t>AV</w:t>
        </w:r>
        <w:r w:rsidRPr="00B867A7">
          <w:rPr>
            <w:rFonts w:ascii="ＭＳ 明朝" w:hAnsi="ＭＳ 明朝" w:hint="eastAsia"/>
            <w:sz w:val="20"/>
            <w:rPrChange w:id="2106" w:author="響生 畠中" w:date="2025-11-05T16:54:00Z" w16du:dateUtc="2025-11-05T07:54:00Z">
              <w:rPr>
                <w:rFonts w:ascii="ＭＳ ゴシック" w:eastAsia="ＭＳ ゴシック" w:hAnsi="ＭＳ ゴシック" w:hint="eastAsia"/>
                <w:sz w:val="20"/>
              </w:rPr>
            </w:rPrChange>
          </w:rPr>
          <w:t>バスの前に空白が生まれたことで，後続車が</w:t>
        </w:r>
        <w:r w:rsidRPr="00B34D5C">
          <w:rPr>
            <w:rFonts w:ascii="Times New Roman" w:hAnsi="Times New Roman"/>
            <w:sz w:val="20"/>
            <w:rPrChange w:id="2107" w:author="響生 畠中" w:date="2025-11-05T17:48:00Z" w16du:dateUtc="2025-11-05T08:48:00Z">
              <w:rPr>
                <w:rFonts w:ascii="ＭＳ ゴシック" w:eastAsia="ＭＳ ゴシック" w:hAnsi="ＭＳ ゴシック"/>
                <w:sz w:val="20"/>
              </w:rPr>
            </w:rPrChange>
          </w:rPr>
          <w:t>MV</w:t>
        </w:r>
        <w:r w:rsidRPr="00B867A7">
          <w:rPr>
            <w:rFonts w:ascii="ＭＳ 明朝" w:hAnsi="ＭＳ 明朝"/>
            <w:sz w:val="20"/>
            <w:rPrChange w:id="2108" w:author="響生 畠中" w:date="2025-11-05T16:54:00Z" w16du:dateUtc="2025-11-05T07:54:00Z">
              <w:rPr>
                <w:rFonts w:ascii="ＭＳ ゴシック" w:eastAsia="ＭＳ ゴシック" w:hAnsi="ＭＳ ゴシック"/>
                <w:sz w:val="20"/>
              </w:rPr>
            </w:rPrChange>
          </w:rPr>
          <w:t>-×</w:t>
        </w:r>
        <w:r w:rsidRPr="00B867A7">
          <w:rPr>
            <w:rFonts w:ascii="ＭＳ 明朝" w:hAnsi="ＭＳ 明朝" w:hint="eastAsia"/>
            <w:sz w:val="20"/>
            <w:rPrChange w:id="2109" w:author="響生 畠中" w:date="2025-11-05T16:54:00Z" w16du:dateUtc="2025-11-05T07:54:00Z">
              <w:rPr>
                <w:rFonts w:ascii="ＭＳ ゴシック" w:eastAsia="ＭＳ ゴシック" w:hAnsi="ＭＳ ゴシック" w:hint="eastAsia"/>
                <w:sz w:val="20"/>
              </w:rPr>
            </w:rPrChange>
          </w:rPr>
          <w:t>よりも長い待ち行列を形成していることがわかる．このように，低速</w:t>
        </w:r>
        <w:r w:rsidRPr="00B34D5C">
          <w:rPr>
            <w:rFonts w:ascii="Times New Roman" w:hAnsi="Times New Roman"/>
            <w:sz w:val="20"/>
            <w:rPrChange w:id="2110" w:author="響生 畠中" w:date="2025-11-05T17:48:00Z" w16du:dateUtc="2025-11-05T08:48:00Z">
              <w:rPr>
                <w:rFonts w:ascii="ＭＳ ゴシック" w:eastAsia="ＭＳ ゴシック" w:hAnsi="ＭＳ ゴシック"/>
                <w:sz w:val="20"/>
              </w:rPr>
            </w:rPrChange>
          </w:rPr>
          <w:t>AV</w:t>
        </w:r>
        <w:r w:rsidRPr="00B867A7">
          <w:rPr>
            <w:rFonts w:ascii="ＭＳ 明朝" w:hAnsi="ＭＳ 明朝" w:hint="eastAsia"/>
            <w:sz w:val="20"/>
            <w:rPrChange w:id="2111" w:author="響生 畠中" w:date="2025-11-05T16:54:00Z" w16du:dateUtc="2025-11-05T07:54:00Z">
              <w:rPr>
                <w:rFonts w:ascii="ＭＳ ゴシック" w:eastAsia="ＭＳ ゴシック" w:hAnsi="ＭＳ ゴシック" w:hint="eastAsia"/>
                <w:sz w:val="20"/>
              </w:rPr>
            </w:rPrChange>
          </w:rPr>
          <w:t>バスが走行すると，信号は青でも</w:t>
        </w:r>
        <w:r w:rsidRPr="00B34D5C">
          <w:rPr>
            <w:rFonts w:ascii="Times New Roman" w:hAnsi="Times New Roman"/>
            <w:sz w:val="20"/>
            <w:rPrChange w:id="2112" w:author="響生 畠中" w:date="2025-11-05T17:48:00Z" w16du:dateUtc="2025-11-05T08:48:00Z">
              <w:rPr>
                <w:rFonts w:ascii="ＭＳ ゴシック" w:eastAsia="ＭＳ ゴシック" w:hAnsi="ＭＳ ゴシック"/>
                <w:sz w:val="20"/>
              </w:rPr>
            </w:rPrChange>
          </w:rPr>
          <w:t>1</w:t>
        </w:r>
        <w:r w:rsidRPr="00B867A7">
          <w:rPr>
            <w:rFonts w:ascii="ＭＳ 明朝" w:hAnsi="ＭＳ 明朝" w:hint="eastAsia"/>
            <w:sz w:val="20"/>
            <w:rPrChange w:id="2113" w:author="響生 畠中" w:date="2025-11-05T16:54:00Z" w16du:dateUtc="2025-11-05T07:54:00Z">
              <w:rPr>
                <w:rFonts w:ascii="ＭＳ ゴシック" w:eastAsia="ＭＳ ゴシック" w:hAnsi="ＭＳ ゴシック" w:hint="eastAsia"/>
                <w:sz w:val="20"/>
              </w:rPr>
            </w:rPrChange>
          </w:rPr>
          <w:t>台も車が通過しない時間が生まれ，後続車の多くが赤信号で停車するという現象が起こる．このような</w:t>
        </w:r>
        <w:r w:rsidRPr="00B34D5C">
          <w:rPr>
            <w:rFonts w:ascii="Times New Roman" w:hAnsi="Times New Roman"/>
            <w:sz w:val="20"/>
            <w:rPrChange w:id="2114" w:author="響生 畠中" w:date="2025-11-05T17:48:00Z" w16du:dateUtc="2025-11-05T08:48:00Z">
              <w:rPr>
                <w:rFonts w:ascii="ＭＳ ゴシック" w:eastAsia="ＭＳ ゴシック" w:hAnsi="ＭＳ ゴシック"/>
                <w:sz w:val="20"/>
              </w:rPr>
            </w:rPrChange>
          </w:rPr>
          <w:t>AV</w:t>
        </w:r>
        <w:r w:rsidRPr="00B867A7">
          <w:rPr>
            <w:rFonts w:ascii="ＭＳ 明朝" w:hAnsi="ＭＳ 明朝" w:hint="eastAsia"/>
            <w:sz w:val="20"/>
            <w:rPrChange w:id="2115" w:author="響生 畠中" w:date="2025-11-05T16:54:00Z" w16du:dateUtc="2025-11-05T07:54:00Z">
              <w:rPr>
                <w:rFonts w:ascii="ＭＳ ゴシック" w:eastAsia="ＭＳ ゴシック" w:hAnsi="ＭＳ ゴシック" w:hint="eastAsia"/>
                <w:sz w:val="20"/>
              </w:rPr>
            </w:rPrChange>
          </w:rPr>
          <w:t>バスの運行スケジュールと信号サイクルとのミスマッチが，流量低下の一要因であると考えられる．</w:t>
        </w:r>
      </w:ins>
    </w:p>
    <w:p w14:paraId="45EFDC27" w14:textId="1E36E088" w:rsidR="000B64F1" w:rsidRPr="000B64F1" w:rsidDel="00B867A7" w:rsidRDefault="000B64F1" w:rsidP="000B64F1">
      <w:pPr>
        <w:rPr>
          <w:del w:id="2116" w:author="響生 畠中" w:date="2025-11-05T16:52:00Z" w16du:dateUtc="2025-11-05T07:52:00Z"/>
          <w:rFonts w:ascii="Times New Roman" w:hAnsi="Times New Roman"/>
          <w:sz w:val="20"/>
        </w:rPr>
      </w:pPr>
      <w:del w:id="2117" w:author="響生 畠中" w:date="2025-11-05T16:52:00Z" w16du:dateUtc="2025-11-05T07:52:00Z">
        <w:r w:rsidRPr="000B64F1" w:rsidDel="00B867A7">
          <w:rPr>
            <w:rFonts w:ascii="ＭＳ ゴシック" w:eastAsia="ＭＳ ゴシック" w:hAnsi="ＭＳ ゴシック" w:hint="eastAsia"/>
            <w:sz w:val="20"/>
          </w:rPr>
          <w:delText>4-4.局所的な時空間での分析</w:delText>
        </w:r>
      </w:del>
    </w:p>
    <w:p w14:paraId="1DDDAECB" w14:textId="487845D7" w:rsidR="000B64F1" w:rsidRPr="000B64F1" w:rsidDel="00B867A7" w:rsidRDefault="000B64F1" w:rsidP="000B64F1">
      <w:pPr>
        <w:rPr>
          <w:del w:id="2118" w:author="響生 畠中" w:date="2025-11-05T16:52:00Z" w16du:dateUtc="2025-11-05T07:52:00Z"/>
          <w:rFonts w:ascii="Times New Roman" w:hAnsi="Times New Roman"/>
          <w:sz w:val="20"/>
        </w:rPr>
      </w:pPr>
      <w:del w:id="2119" w:author="響生 畠中" w:date="2025-11-05T16:52:00Z" w16du:dateUtc="2025-11-05T07:52:00Z">
        <w:r w:rsidRPr="000B64F1" w:rsidDel="00B867A7">
          <w:rPr>
            <w:rFonts w:ascii="Times New Roman" w:hAnsi="Times New Roman" w:hint="eastAsia"/>
            <w:sz w:val="20"/>
          </w:rPr>
          <w:delText xml:space="preserve">　</w:delText>
        </w:r>
        <w:r w:rsidRPr="000B64F1" w:rsidDel="00B867A7">
          <w:rPr>
            <w:rFonts w:ascii="Times New Roman" w:hAnsi="Times New Roman" w:hint="eastAsia"/>
            <w:b/>
            <w:bCs/>
            <w:sz w:val="20"/>
          </w:rPr>
          <w:delText>図</w:delText>
        </w:r>
        <w:r w:rsidRPr="000B64F1" w:rsidDel="00B867A7">
          <w:rPr>
            <w:rFonts w:ascii="Times New Roman" w:hAnsi="Times New Roman" w:hint="eastAsia"/>
            <w:b/>
            <w:bCs/>
            <w:sz w:val="20"/>
          </w:rPr>
          <w:delText>8</w:delText>
        </w:r>
        <w:r w:rsidRPr="000B64F1" w:rsidDel="00B867A7">
          <w:rPr>
            <w:rFonts w:ascii="Times New Roman" w:hAnsi="Times New Roman" w:hint="eastAsia"/>
            <w:sz w:val="20"/>
          </w:rPr>
          <w:delText>は</w:delText>
        </w:r>
        <w:r w:rsidRPr="000B64F1" w:rsidDel="00B867A7">
          <w:rPr>
            <w:rFonts w:ascii="Times New Roman" w:hAnsi="Times New Roman" w:hint="eastAsia"/>
            <w:sz w:val="20"/>
          </w:rPr>
          <w:delText>9:20</w:delText>
        </w:r>
        <w:r w:rsidRPr="000B64F1" w:rsidDel="00B867A7">
          <w:rPr>
            <w:rFonts w:ascii="Times New Roman" w:hAnsi="Times New Roman" w:hint="eastAsia"/>
            <w:sz w:val="20"/>
          </w:rPr>
          <w:delText>ごろの区間①と交差点④付近の</w:delText>
        </w:r>
        <w:r w:rsidRPr="000B64F1" w:rsidDel="00B867A7">
          <w:rPr>
            <w:rFonts w:ascii="Times New Roman" w:hAnsi="Times New Roman" w:hint="eastAsia"/>
            <w:sz w:val="20"/>
          </w:rPr>
          <w:delText>time-space diagram</w:delText>
        </w:r>
        <w:r w:rsidRPr="000B64F1" w:rsidDel="00B867A7">
          <w:rPr>
            <w:rFonts w:ascii="Times New Roman" w:hAnsi="Times New Roman" w:hint="eastAsia"/>
            <w:sz w:val="20"/>
          </w:rPr>
          <w:delText>である．左は</w:delText>
        </w:r>
        <w:r w:rsidRPr="000B64F1" w:rsidDel="00B867A7">
          <w:rPr>
            <w:rFonts w:ascii="Times New Roman" w:hAnsi="Times New Roman" w:hint="eastAsia"/>
            <w:sz w:val="20"/>
          </w:rPr>
          <w:delText>MV-</w:delText>
        </w:r>
        <w:r w:rsidRPr="000B64F1" w:rsidDel="00B867A7">
          <w:rPr>
            <w:rFonts w:ascii="Times New Roman" w:hAnsi="Times New Roman"/>
            <w:sz w:val="20"/>
          </w:rPr>
          <w:delText>×</w:delText>
        </w:r>
        <w:r w:rsidRPr="000B64F1" w:rsidDel="00B867A7">
          <w:rPr>
            <w:rFonts w:ascii="Times New Roman" w:hAnsi="Times New Roman" w:hint="eastAsia"/>
            <w:sz w:val="20"/>
          </w:rPr>
          <w:delText>で，青線は</w:delText>
        </w:r>
        <w:r w:rsidRPr="000B64F1" w:rsidDel="00B867A7">
          <w:rPr>
            <w:rFonts w:ascii="Times New Roman" w:hAnsi="Times New Roman" w:hint="eastAsia"/>
            <w:sz w:val="20"/>
          </w:rPr>
          <w:delText>MV</w:delText>
        </w:r>
        <w:r w:rsidRPr="000B64F1" w:rsidDel="00B867A7">
          <w:rPr>
            <w:rFonts w:ascii="Times New Roman" w:hAnsi="Times New Roman" w:hint="eastAsia"/>
            <w:sz w:val="20"/>
          </w:rPr>
          <w:delText>バ</w:delText>
        </w:r>
      </w:del>
    </w:p>
    <w:p w14:paraId="5197BDF4" w14:textId="2542AEF8" w:rsidR="000B64F1" w:rsidRPr="000B64F1" w:rsidDel="00B867A7" w:rsidRDefault="000B64F1" w:rsidP="000B64F1">
      <w:pPr>
        <w:rPr>
          <w:del w:id="2120" w:author="響生 畠中" w:date="2025-11-05T16:52:00Z" w16du:dateUtc="2025-11-05T07:52:00Z"/>
          <w:rFonts w:ascii="Times New Roman" w:hAnsi="Times New Roman"/>
          <w:sz w:val="20"/>
        </w:rPr>
      </w:pPr>
      <w:del w:id="2121" w:author="響生 畠中" w:date="2025-11-05T16:52:00Z" w16du:dateUtc="2025-11-05T07:52:00Z">
        <w:r w:rsidRPr="000B64F1" w:rsidDel="00B867A7">
          <w:rPr>
            <w:rFonts w:ascii="Times New Roman" w:hAnsi="Times New Roman" w:hint="eastAsia"/>
            <w:sz w:val="20"/>
          </w:rPr>
          <w:delText>スを表す．一方，右は</w:delText>
        </w:r>
        <w:r w:rsidRPr="000B64F1" w:rsidDel="00B867A7">
          <w:rPr>
            <w:rFonts w:ascii="Times New Roman" w:hAnsi="Times New Roman" w:hint="eastAsia"/>
            <w:sz w:val="20"/>
          </w:rPr>
          <w:delText>0.5AV-</w:delText>
        </w:r>
        <w:r w:rsidRPr="000B64F1" w:rsidDel="00B867A7">
          <w:rPr>
            <w:rFonts w:ascii="Times New Roman" w:hAnsi="Times New Roman" w:hint="eastAsia"/>
            <w:sz w:val="20"/>
          </w:rPr>
          <w:delText>×で，赤線は低速</w:delText>
        </w:r>
        <w:r w:rsidRPr="000B64F1" w:rsidDel="00B867A7">
          <w:rPr>
            <w:rFonts w:ascii="Times New Roman" w:hAnsi="Times New Roman" w:hint="eastAsia"/>
            <w:sz w:val="20"/>
          </w:rPr>
          <w:delText>AV</w:delText>
        </w:r>
        <w:r w:rsidRPr="000B64F1" w:rsidDel="00B867A7">
          <w:rPr>
            <w:rFonts w:ascii="Times New Roman" w:hAnsi="Times New Roman" w:hint="eastAsia"/>
            <w:sz w:val="20"/>
          </w:rPr>
          <w:delText>バスを表す．図から読み取れるように，</w:delText>
        </w:r>
        <w:r w:rsidRPr="000B64F1" w:rsidDel="00B867A7">
          <w:rPr>
            <w:rFonts w:ascii="Times New Roman" w:hAnsi="Times New Roman" w:hint="eastAsia"/>
            <w:sz w:val="20"/>
          </w:rPr>
          <w:delText>0.5AV-</w:delText>
        </w:r>
        <w:r w:rsidRPr="000B64F1" w:rsidDel="00B867A7">
          <w:rPr>
            <w:rFonts w:ascii="Times New Roman" w:hAnsi="Times New Roman" w:hint="eastAsia"/>
            <w:sz w:val="20"/>
          </w:rPr>
          <w:delText>×では，低速</w:delText>
        </w:r>
        <w:r w:rsidRPr="000B64F1" w:rsidDel="00B867A7">
          <w:rPr>
            <w:rFonts w:ascii="Times New Roman" w:hAnsi="Times New Roman" w:hint="eastAsia"/>
            <w:sz w:val="20"/>
          </w:rPr>
          <w:delText>AV</w:delText>
        </w:r>
        <w:r w:rsidRPr="000B64F1" w:rsidDel="00B867A7">
          <w:rPr>
            <w:rFonts w:ascii="Times New Roman" w:hAnsi="Times New Roman" w:hint="eastAsia"/>
            <w:sz w:val="20"/>
          </w:rPr>
          <w:delText>バスの前に空白が生まれたことで，後続車が</w:delText>
        </w:r>
        <w:r w:rsidRPr="000B64F1" w:rsidDel="00B867A7">
          <w:rPr>
            <w:rFonts w:ascii="Times New Roman" w:hAnsi="Times New Roman" w:hint="eastAsia"/>
            <w:sz w:val="20"/>
          </w:rPr>
          <w:delText>MV-</w:delText>
        </w:r>
        <w:r w:rsidRPr="000B64F1" w:rsidDel="00B867A7">
          <w:rPr>
            <w:rFonts w:ascii="Times New Roman" w:hAnsi="Times New Roman"/>
            <w:sz w:val="20"/>
          </w:rPr>
          <w:delText>×</w:delText>
        </w:r>
        <w:r w:rsidRPr="000B64F1" w:rsidDel="00B867A7">
          <w:rPr>
            <w:rFonts w:ascii="Times New Roman" w:hAnsi="Times New Roman" w:hint="eastAsia"/>
            <w:sz w:val="20"/>
          </w:rPr>
          <w:delText>よりも長い待ち行列を形成している．このように，低速</w:delText>
        </w:r>
        <w:r w:rsidRPr="000B64F1" w:rsidDel="00B867A7">
          <w:rPr>
            <w:rFonts w:ascii="Times New Roman" w:hAnsi="Times New Roman" w:hint="eastAsia"/>
            <w:sz w:val="20"/>
          </w:rPr>
          <w:delText>AV</w:delText>
        </w:r>
        <w:r w:rsidRPr="000B64F1" w:rsidDel="00B867A7">
          <w:rPr>
            <w:rFonts w:ascii="Times New Roman" w:hAnsi="Times New Roman" w:hint="eastAsia"/>
            <w:sz w:val="20"/>
          </w:rPr>
          <w:delText>バスが走行すると，信号は青でも</w:delText>
        </w:r>
        <w:r w:rsidRPr="000B64F1" w:rsidDel="00B867A7">
          <w:rPr>
            <w:rFonts w:ascii="Times New Roman" w:hAnsi="Times New Roman" w:hint="eastAsia"/>
            <w:sz w:val="20"/>
          </w:rPr>
          <w:delText>1</w:delText>
        </w:r>
        <w:r w:rsidRPr="000B64F1" w:rsidDel="00B867A7">
          <w:rPr>
            <w:rFonts w:ascii="Times New Roman" w:hAnsi="Times New Roman" w:hint="eastAsia"/>
            <w:sz w:val="20"/>
          </w:rPr>
          <w:delText>台も車が通過しない時間が生まれ，後続車の多くが赤信号に引っかかってしまうという現象が起こる．このような流率の低下と信号現示とのミスマッチが円滑性の低下につながると考えられる．</w:delText>
        </w:r>
      </w:del>
    </w:p>
    <w:p w14:paraId="455F0F0F" w14:textId="77777777" w:rsidR="000B64F1" w:rsidRPr="000B64F1" w:rsidRDefault="000B64F1" w:rsidP="000B64F1">
      <w:pPr>
        <w:rPr>
          <w:rFonts w:ascii="Times New Roman" w:hAnsi="Times New Roman"/>
          <w:sz w:val="20"/>
        </w:rPr>
      </w:pPr>
    </w:p>
    <w:p w14:paraId="43B3908E" w14:textId="77777777" w:rsidR="00B867A7" w:rsidRPr="00B867A7" w:rsidRDefault="00B867A7" w:rsidP="00B867A7">
      <w:pPr>
        <w:rPr>
          <w:ins w:id="2122" w:author="響生 畠中" w:date="2025-11-05T16:52:00Z"/>
          <w:rFonts w:ascii="ＭＳ ゴシック" w:eastAsia="ＭＳ ゴシック" w:hAnsi="ＭＳ ゴシック"/>
          <w:sz w:val="20"/>
        </w:rPr>
      </w:pPr>
      <w:ins w:id="2123" w:author="響生 畠中" w:date="2025-11-05T16:52:00Z">
        <w:r w:rsidRPr="00B867A7">
          <w:rPr>
            <w:rFonts w:ascii="ＭＳ ゴシック" w:eastAsia="ＭＳ ゴシック" w:hAnsi="ＭＳ ゴシック" w:hint="eastAsia"/>
            <w:sz w:val="20"/>
          </w:rPr>
          <w:t>5.本研究のまとめと</w:t>
        </w:r>
        <w:commentRangeStart w:id="2124"/>
        <w:r w:rsidRPr="00B867A7">
          <w:rPr>
            <w:rFonts w:ascii="ＭＳ ゴシック" w:eastAsia="ＭＳ ゴシック" w:hAnsi="ＭＳ ゴシック" w:hint="eastAsia"/>
            <w:sz w:val="20"/>
          </w:rPr>
          <w:t>今後の課題</w:t>
        </w:r>
        <w:commentRangeEnd w:id="2124"/>
        <w:r w:rsidRPr="00B867A7">
          <w:rPr>
            <w:rFonts w:ascii="ＭＳ ゴシック" w:eastAsia="ＭＳ ゴシック" w:hAnsi="ＭＳ ゴシック"/>
            <w:sz w:val="20"/>
          </w:rPr>
          <w:commentReference w:id="2124"/>
        </w:r>
      </w:ins>
    </w:p>
    <w:p w14:paraId="5ABD63C9" w14:textId="77777777" w:rsidR="00B867A7" w:rsidRPr="00B34D5C" w:rsidRDefault="00B867A7" w:rsidP="00B867A7">
      <w:pPr>
        <w:rPr>
          <w:ins w:id="2125" w:author="響生 畠中" w:date="2025-11-05T16:52:00Z"/>
          <w:rFonts w:ascii="Times New Roman" w:hAnsi="Times New Roman"/>
          <w:sz w:val="20"/>
          <w:rPrChange w:id="2126" w:author="響生 畠中" w:date="2025-11-05T17:48:00Z" w16du:dateUtc="2025-11-05T08:48:00Z">
            <w:rPr>
              <w:ins w:id="2127" w:author="響生 畠中" w:date="2025-11-05T16:52:00Z"/>
              <w:rFonts w:ascii="ＭＳ ゴシック" w:eastAsia="ＭＳ ゴシック" w:hAnsi="ＭＳ ゴシック"/>
              <w:sz w:val="20"/>
            </w:rPr>
          </w:rPrChange>
        </w:rPr>
      </w:pPr>
      <w:ins w:id="2128" w:author="響生 畠中" w:date="2025-11-05T16:52:00Z">
        <w:r w:rsidRPr="00B867A7">
          <w:rPr>
            <w:rFonts w:ascii="ＭＳ ゴシック" w:eastAsia="ＭＳ ゴシック" w:hAnsi="ＭＳ ゴシック" w:hint="eastAsia"/>
            <w:sz w:val="20"/>
          </w:rPr>
          <w:t xml:space="preserve">　</w:t>
        </w:r>
        <w:r w:rsidRPr="00B34D5C">
          <w:rPr>
            <w:rFonts w:ascii="Times New Roman" w:hAnsi="Times New Roman" w:hint="eastAsia"/>
            <w:sz w:val="20"/>
            <w:rPrChange w:id="2129" w:author="響生 畠中" w:date="2025-11-05T17:48:00Z" w16du:dateUtc="2025-11-05T08:48:00Z">
              <w:rPr>
                <w:rFonts w:ascii="ＭＳ ゴシック" w:eastAsia="ＭＳ ゴシック" w:hAnsi="ＭＳ ゴシック" w:hint="eastAsia"/>
                <w:sz w:val="20"/>
              </w:rPr>
            </w:rPrChange>
          </w:rPr>
          <w:t>本研究の貢献を以下に示す．</w:t>
        </w:r>
      </w:ins>
    </w:p>
    <w:p w14:paraId="2EAA0BCF" w14:textId="77777777" w:rsidR="00B867A7" w:rsidRPr="00B34D5C" w:rsidRDefault="00B867A7" w:rsidP="00B867A7">
      <w:pPr>
        <w:rPr>
          <w:ins w:id="2130" w:author="響生 畠中" w:date="2025-11-05T16:52:00Z"/>
          <w:rFonts w:ascii="Times New Roman" w:hAnsi="Times New Roman"/>
          <w:sz w:val="20"/>
          <w:rPrChange w:id="2131" w:author="響生 畠中" w:date="2025-11-05T17:48:00Z" w16du:dateUtc="2025-11-05T08:48:00Z">
            <w:rPr>
              <w:ins w:id="2132" w:author="響生 畠中" w:date="2025-11-05T16:52:00Z"/>
              <w:rFonts w:ascii="ＭＳ ゴシック" w:eastAsia="ＭＳ ゴシック" w:hAnsi="ＭＳ ゴシック"/>
              <w:sz w:val="20"/>
            </w:rPr>
          </w:rPrChange>
        </w:rPr>
      </w:pPr>
      <w:ins w:id="2133" w:author="響生 畠中" w:date="2025-11-05T16:52:00Z">
        <w:r w:rsidRPr="00B34D5C">
          <w:rPr>
            <w:rFonts w:ascii="Times New Roman" w:hAnsi="Times New Roman" w:hint="eastAsia"/>
            <w:sz w:val="20"/>
            <w:rPrChange w:id="2134" w:author="響生 畠中" w:date="2025-11-05T17:48:00Z" w16du:dateUtc="2025-11-05T08:48:00Z">
              <w:rPr>
                <w:rFonts w:ascii="ＭＳ ゴシック" w:eastAsia="ＭＳ ゴシック" w:hAnsi="ＭＳ ゴシック" w:hint="eastAsia"/>
                <w:sz w:val="20"/>
              </w:rPr>
            </w:rPrChange>
          </w:rPr>
          <w:t>・柏の葉地域で観測した交通量や駐停車車両数などのデータを用いて，現況再現モデルを作成し，現況再現性を確認した．</w:t>
        </w:r>
      </w:ins>
    </w:p>
    <w:p w14:paraId="4C93CC5B" w14:textId="77777777" w:rsidR="00B867A7" w:rsidRPr="00B34D5C" w:rsidRDefault="00B867A7" w:rsidP="00B867A7">
      <w:pPr>
        <w:rPr>
          <w:ins w:id="2135" w:author="響生 畠中" w:date="2025-11-05T16:52:00Z"/>
          <w:rFonts w:ascii="Times New Roman" w:hAnsi="Times New Roman"/>
          <w:sz w:val="20"/>
          <w:rPrChange w:id="2136" w:author="響生 畠中" w:date="2025-11-05T17:48:00Z" w16du:dateUtc="2025-11-05T08:48:00Z">
            <w:rPr>
              <w:ins w:id="2137" w:author="響生 畠中" w:date="2025-11-05T16:52:00Z"/>
              <w:rFonts w:ascii="ＭＳ ゴシック" w:eastAsia="ＭＳ ゴシック" w:hAnsi="ＭＳ ゴシック"/>
              <w:sz w:val="20"/>
            </w:rPr>
          </w:rPrChange>
        </w:rPr>
      </w:pPr>
      <w:ins w:id="2138" w:author="響生 畠中" w:date="2025-11-05T16:52:00Z">
        <w:r w:rsidRPr="00B34D5C">
          <w:rPr>
            <w:rFonts w:ascii="Times New Roman" w:hAnsi="Times New Roman" w:hint="eastAsia"/>
            <w:sz w:val="20"/>
            <w:rPrChange w:id="2139" w:author="響生 畠中" w:date="2025-11-05T17:48:00Z" w16du:dateUtc="2025-11-05T08:48:00Z">
              <w:rPr>
                <w:rFonts w:ascii="ＭＳ ゴシック" w:eastAsia="ＭＳ ゴシック" w:hAnsi="ＭＳ ゴシック" w:hint="eastAsia"/>
                <w:sz w:val="20"/>
              </w:rPr>
            </w:rPrChange>
          </w:rPr>
          <w:t>・構築したシミュレータを使用し，バスを</w:t>
        </w:r>
        <w:r w:rsidRPr="00B34D5C">
          <w:rPr>
            <w:rFonts w:ascii="Times New Roman" w:hAnsi="Times New Roman"/>
            <w:sz w:val="20"/>
            <w:rPrChange w:id="2140" w:author="響生 畠中" w:date="2025-11-05T17:48:00Z" w16du:dateUtc="2025-11-05T08:48:00Z">
              <w:rPr>
                <w:rFonts w:ascii="ＭＳ ゴシック" w:eastAsia="ＭＳ ゴシック" w:hAnsi="ＭＳ ゴシック"/>
                <w:sz w:val="20"/>
              </w:rPr>
            </w:rPrChange>
          </w:rPr>
          <w:t>AV</w:t>
        </w:r>
        <w:r w:rsidRPr="00B34D5C">
          <w:rPr>
            <w:rFonts w:ascii="Times New Roman" w:hAnsi="Times New Roman" w:hint="eastAsia"/>
            <w:sz w:val="20"/>
            <w:rPrChange w:id="2141" w:author="響生 畠中" w:date="2025-11-05T17:48:00Z" w16du:dateUtc="2025-11-05T08:48:00Z">
              <w:rPr>
                <w:rFonts w:ascii="ＭＳ ゴシック" w:eastAsia="ＭＳ ゴシック" w:hAnsi="ＭＳ ゴシック" w:hint="eastAsia"/>
                <w:sz w:val="20"/>
              </w:rPr>
            </w:rPrChange>
          </w:rPr>
          <w:t>バスに置き換え，</w:t>
        </w:r>
        <w:r w:rsidRPr="00B34D5C">
          <w:rPr>
            <w:rFonts w:ascii="Times New Roman" w:hAnsi="Times New Roman"/>
            <w:sz w:val="20"/>
            <w:rPrChange w:id="2142" w:author="響生 畠中" w:date="2025-11-05T17:48:00Z" w16du:dateUtc="2025-11-05T08:48:00Z">
              <w:rPr>
                <w:rFonts w:ascii="ＭＳ ゴシック" w:eastAsia="ＭＳ ゴシック" w:hAnsi="ＭＳ ゴシック"/>
                <w:sz w:val="20"/>
              </w:rPr>
            </w:rPrChange>
          </w:rPr>
          <w:t>AV</w:t>
        </w:r>
        <w:r w:rsidRPr="00B34D5C">
          <w:rPr>
            <w:rFonts w:ascii="Times New Roman" w:hAnsi="Times New Roman" w:hint="eastAsia"/>
            <w:sz w:val="20"/>
            <w:rPrChange w:id="2143" w:author="響生 畠中" w:date="2025-11-05T17:48:00Z" w16du:dateUtc="2025-11-05T08:48:00Z">
              <w:rPr>
                <w:rFonts w:ascii="ＭＳ ゴシック" w:eastAsia="ＭＳ ゴシック" w:hAnsi="ＭＳ ゴシック" w:hint="eastAsia"/>
                <w:sz w:val="20"/>
              </w:rPr>
            </w:rPrChange>
          </w:rPr>
          <w:t>バスの希望速度や駐停車施策について条件を変えてシミュレーションを行った．</w:t>
        </w:r>
      </w:ins>
    </w:p>
    <w:p w14:paraId="5D1395D3" w14:textId="77777777" w:rsidR="00B867A7" w:rsidRPr="00B34D5C" w:rsidRDefault="00B867A7" w:rsidP="00B867A7">
      <w:pPr>
        <w:rPr>
          <w:ins w:id="2144" w:author="響生 畠中" w:date="2025-11-05T16:52:00Z"/>
          <w:rFonts w:ascii="Times New Roman" w:hAnsi="Times New Roman"/>
          <w:sz w:val="20"/>
          <w:rPrChange w:id="2145" w:author="響生 畠中" w:date="2025-11-05T17:48:00Z" w16du:dateUtc="2025-11-05T08:48:00Z">
            <w:rPr>
              <w:ins w:id="2146" w:author="響生 畠中" w:date="2025-11-05T16:52:00Z"/>
              <w:rFonts w:ascii="ＭＳ ゴシック" w:eastAsia="ＭＳ ゴシック" w:hAnsi="ＭＳ ゴシック"/>
              <w:sz w:val="20"/>
            </w:rPr>
          </w:rPrChange>
        </w:rPr>
      </w:pPr>
      <w:ins w:id="2147" w:author="響生 畠中" w:date="2025-11-05T16:52:00Z">
        <w:r w:rsidRPr="00B34D5C">
          <w:rPr>
            <w:rFonts w:ascii="Times New Roman" w:hAnsi="Times New Roman" w:hint="eastAsia"/>
            <w:sz w:val="20"/>
            <w:rPrChange w:id="2148" w:author="響生 畠中" w:date="2025-11-05T17:48:00Z" w16du:dateUtc="2025-11-05T08:48:00Z">
              <w:rPr>
                <w:rFonts w:ascii="ＭＳ ゴシック" w:eastAsia="ＭＳ ゴシック" w:hAnsi="ＭＳ ゴシック" w:hint="eastAsia"/>
                <w:sz w:val="20"/>
              </w:rPr>
            </w:rPrChange>
          </w:rPr>
          <w:t>・低速</w:t>
        </w:r>
        <w:r w:rsidRPr="00B34D5C">
          <w:rPr>
            <w:rFonts w:ascii="Times New Roman" w:hAnsi="Times New Roman"/>
            <w:sz w:val="20"/>
            <w:rPrChange w:id="2149" w:author="響生 畠中" w:date="2025-11-05T17:48:00Z" w16du:dateUtc="2025-11-05T08:48:00Z">
              <w:rPr>
                <w:rFonts w:ascii="ＭＳ ゴシック" w:eastAsia="ＭＳ ゴシック" w:hAnsi="ＭＳ ゴシック"/>
                <w:sz w:val="20"/>
              </w:rPr>
            </w:rPrChange>
          </w:rPr>
          <w:t>AV</w:t>
        </w:r>
        <w:r w:rsidRPr="00B34D5C">
          <w:rPr>
            <w:rFonts w:ascii="Times New Roman" w:hAnsi="Times New Roman" w:hint="eastAsia"/>
            <w:sz w:val="20"/>
            <w:rPrChange w:id="2150" w:author="響生 畠中" w:date="2025-11-05T17:48:00Z" w16du:dateUtc="2025-11-05T08:48:00Z">
              <w:rPr>
                <w:rFonts w:ascii="ＭＳ ゴシック" w:eastAsia="ＭＳ ゴシック" w:hAnsi="ＭＳ ゴシック" w:hint="eastAsia"/>
                <w:sz w:val="20"/>
              </w:rPr>
            </w:rPrChange>
          </w:rPr>
          <w:t>バスが混入することにより，後続車の速度低下や交差点遅れ，迂回行動などによりネットワーク全体，あるいは局所的に円滑性が低下することを示した．</w:t>
        </w:r>
      </w:ins>
    </w:p>
    <w:p w14:paraId="5367A687" w14:textId="77777777" w:rsidR="00B867A7" w:rsidRPr="00B34D5C" w:rsidRDefault="00B867A7" w:rsidP="00B867A7">
      <w:pPr>
        <w:rPr>
          <w:ins w:id="2151" w:author="響生 畠中" w:date="2025-11-05T16:52:00Z"/>
          <w:rFonts w:ascii="Times New Roman" w:hAnsi="Times New Roman"/>
          <w:sz w:val="20"/>
          <w:rPrChange w:id="2152" w:author="響生 畠中" w:date="2025-11-05T17:48:00Z" w16du:dateUtc="2025-11-05T08:48:00Z">
            <w:rPr>
              <w:ins w:id="2153" w:author="響生 畠中" w:date="2025-11-05T16:52:00Z"/>
              <w:rFonts w:ascii="ＭＳ ゴシック" w:eastAsia="ＭＳ ゴシック" w:hAnsi="ＭＳ ゴシック"/>
              <w:sz w:val="20"/>
            </w:rPr>
          </w:rPrChange>
        </w:rPr>
      </w:pPr>
      <w:ins w:id="2154" w:author="響生 畠中" w:date="2025-11-05T16:52:00Z">
        <w:r w:rsidRPr="00B34D5C">
          <w:rPr>
            <w:rFonts w:ascii="Times New Roman" w:hAnsi="Times New Roman" w:hint="eastAsia"/>
            <w:sz w:val="20"/>
            <w:rPrChange w:id="2155" w:author="響生 畠中" w:date="2025-11-05T17:48:00Z" w16du:dateUtc="2025-11-05T08:48:00Z">
              <w:rPr>
                <w:rFonts w:ascii="ＭＳ ゴシック" w:eastAsia="ＭＳ ゴシック" w:hAnsi="ＭＳ ゴシック" w:hint="eastAsia"/>
                <w:sz w:val="20"/>
              </w:rPr>
            </w:rPrChange>
          </w:rPr>
          <w:t>・時間帯ごとに評価指標を分析することにより，交通状態によって低速</w:t>
        </w:r>
        <w:r w:rsidRPr="00B34D5C">
          <w:rPr>
            <w:rFonts w:ascii="Times New Roman" w:hAnsi="Times New Roman"/>
            <w:sz w:val="20"/>
            <w:rPrChange w:id="2156" w:author="響生 畠中" w:date="2025-11-05T17:48:00Z" w16du:dateUtc="2025-11-05T08:48:00Z">
              <w:rPr>
                <w:rFonts w:ascii="ＭＳ ゴシック" w:eastAsia="ＭＳ ゴシック" w:hAnsi="ＭＳ ゴシック"/>
                <w:sz w:val="20"/>
              </w:rPr>
            </w:rPrChange>
          </w:rPr>
          <w:t>AV</w:t>
        </w:r>
        <w:r w:rsidRPr="00B34D5C">
          <w:rPr>
            <w:rFonts w:ascii="Times New Roman" w:hAnsi="Times New Roman" w:hint="eastAsia"/>
            <w:sz w:val="20"/>
            <w:rPrChange w:id="2157" w:author="響生 畠中" w:date="2025-11-05T17:48:00Z" w16du:dateUtc="2025-11-05T08:48:00Z">
              <w:rPr>
                <w:rFonts w:ascii="ＭＳ ゴシック" w:eastAsia="ＭＳ ゴシック" w:hAnsi="ＭＳ ゴシック" w:hint="eastAsia"/>
                <w:sz w:val="20"/>
              </w:rPr>
            </w:rPrChange>
          </w:rPr>
          <w:t>バスの影響が異なることを示した．</w:t>
        </w:r>
      </w:ins>
    </w:p>
    <w:p w14:paraId="4A6C71F1" w14:textId="77777777" w:rsidR="00B867A7" w:rsidRPr="00B34D5C" w:rsidRDefault="00B867A7">
      <w:pPr>
        <w:ind w:firstLineChars="100" w:firstLine="200"/>
        <w:rPr>
          <w:ins w:id="2158" w:author="響生 畠中" w:date="2025-11-05T16:52:00Z"/>
          <w:rFonts w:ascii="Times New Roman" w:hAnsi="Times New Roman"/>
          <w:sz w:val="20"/>
          <w:rPrChange w:id="2159" w:author="響生 畠中" w:date="2025-11-05T17:48:00Z" w16du:dateUtc="2025-11-05T08:48:00Z">
            <w:rPr>
              <w:ins w:id="2160" w:author="響生 畠中" w:date="2025-11-05T16:52:00Z"/>
              <w:rFonts w:ascii="ＭＳ ゴシック" w:eastAsia="ＭＳ ゴシック" w:hAnsi="ＭＳ ゴシック"/>
              <w:sz w:val="20"/>
            </w:rPr>
          </w:rPrChange>
        </w:rPr>
        <w:pPrChange w:id="2161" w:author="悠 長谷川" w:date="2025-11-05T18:37:00Z" w16du:dateUtc="2025-11-05T09:37:00Z">
          <w:pPr/>
        </w:pPrChange>
      </w:pPr>
      <w:ins w:id="2162" w:author="響生 畠中" w:date="2025-11-05T16:52:00Z">
        <w:r w:rsidRPr="00B34D5C">
          <w:rPr>
            <w:rFonts w:ascii="Times New Roman" w:hAnsi="Times New Roman" w:hint="eastAsia"/>
            <w:sz w:val="20"/>
            <w:rPrChange w:id="2163" w:author="響生 畠中" w:date="2025-11-05T17:48:00Z" w16du:dateUtc="2025-11-05T08:48:00Z">
              <w:rPr>
                <w:rFonts w:ascii="ＭＳ ゴシック" w:eastAsia="ＭＳ ゴシック" w:hAnsi="ＭＳ ゴシック" w:hint="eastAsia"/>
                <w:sz w:val="20"/>
              </w:rPr>
            </w:rPrChange>
          </w:rPr>
          <w:t>今後の課題としては、まずシミュレータ自体の精度向上が挙げられる．また，</w:t>
        </w:r>
        <w:commentRangeStart w:id="2164"/>
        <w:r w:rsidRPr="00B34D5C">
          <w:rPr>
            <w:rFonts w:ascii="Times New Roman" w:hAnsi="Times New Roman" w:hint="eastAsia"/>
            <w:sz w:val="20"/>
            <w:rPrChange w:id="2165" w:author="響生 畠中" w:date="2025-11-05T17:48:00Z" w16du:dateUtc="2025-11-05T08:48:00Z">
              <w:rPr>
                <w:rFonts w:ascii="ＭＳ ゴシック" w:eastAsia="ＭＳ ゴシック" w:hAnsi="ＭＳ ゴシック" w:hint="eastAsia"/>
                <w:sz w:val="20"/>
              </w:rPr>
            </w:rPrChange>
          </w:rPr>
          <w:t>実際の実証実験等で得られる</w:t>
        </w:r>
        <w:r w:rsidRPr="00B34D5C">
          <w:rPr>
            <w:rFonts w:ascii="Times New Roman" w:hAnsi="Times New Roman"/>
            <w:sz w:val="20"/>
            <w:rPrChange w:id="2166" w:author="響生 畠中" w:date="2025-11-05T17:48:00Z" w16du:dateUtc="2025-11-05T08:48:00Z">
              <w:rPr>
                <w:rFonts w:ascii="ＭＳ ゴシック" w:eastAsia="ＭＳ ゴシック" w:hAnsi="ＭＳ ゴシック"/>
                <w:sz w:val="20"/>
              </w:rPr>
            </w:rPrChange>
          </w:rPr>
          <w:t>AVs</w:t>
        </w:r>
        <w:r w:rsidRPr="00B34D5C">
          <w:rPr>
            <w:rFonts w:ascii="Times New Roman" w:hAnsi="Times New Roman" w:hint="eastAsia"/>
            <w:sz w:val="20"/>
            <w:rPrChange w:id="2167" w:author="響生 畠中" w:date="2025-11-05T17:48:00Z" w16du:dateUtc="2025-11-05T08:48:00Z">
              <w:rPr>
                <w:rFonts w:ascii="ＭＳ ゴシック" w:eastAsia="ＭＳ ゴシック" w:hAnsi="ＭＳ ゴシック" w:hint="eastAsia"/>
                <w:sz w:val="20"/>
              </w:rPr>
            </w:rPrChange>
          </w:rPr>
          <w:t>の走行履歴からパラメータを設定すると，シミュレーション</w:t>
        </w:r>
        <w:commentRangeEnd w:id="2164"/>
        <w:r w:rsidRPr="00B34D5C">
          <w:rPr>
            <w:rFonts w:ascii="Times New Roman" w:hAnsi="Times New Roman"/>
            <w:sz w:val="20"/>
            <w:rPrChange w:id="2168" w:author="響生 畠中" w:date="2025-11-05T17:48:00Z" w16du:dateUtc="2025-11-05T08:48:00Z">
              <w:rPr>
                <w:rFonts w:ascii="ＭＳ ゴシック" w:eastAsia="ＭＳ ゴシック" w:hAnsi="ＭＳ ゴシック"/>
                <w:sz w:val="20"/>
              </w:rPr>
            </w:rPrChange>
          </w:rPr>
          <w:commentReference w:id="2164"/>
        </w:r>
        <w:r w:rsidRPr="00B34D5C">
          <w:rPr>
            <w:rFonts w:ascii="Times New Roman" w:hAnsi="Times New Roman" w:hint="eastAsia"/>
            <w:sz w:val="20"/>
            <w:rPrChange w:id="2169" w:author="響生 畠中" w:date="2025-11-05T17:48:00Z" w16du:dateUtc="2025-11-05T08:48:00Z">
              <w:rPr>
                <w:rFonts w:ascii="ＭＳ ゴシック" w:eastAsia="ＭＳ ゴシック" w:hAnsi="ＭＳ ゴシック" w:hint="eastAsia"/>
                <w:sz w:val="20"/>
              </w:rPr>
            </w:rPrChange>
          </w:rPr>
          <w:t>結果の信頼性は高まる．さらに，経路選択モデルについても，完全情報を前提としているが，その是非の検討やパラメータの推定などに改良を加えるべきである．</w:t>
        </w:r>
      </w:ins>
    </w:p>
    <w:p w14:paraId="3D5C0FC8" w14:textId="77777777" w:rsidR="00B867A7" w:rsidRPr="00B34D5C" w:rsidRDefault="00B867A7">
      <w:pPr>
        <w:ind w:firstLineChars="100" w:firstLine="200"/>
        <w:rPr>
          <w:ins w:id="2170" w:author="響生 畠中" w:date="2025-11-05T16:52:00Z"/>
          <w:rFonts w:ascii="Times New Roman" w:hAnsi="Times New Roman"/>
          <w:sz w:val="20"/>
          <w:rPrChange w:id="2171" w:author="響生 畠中" w:date="2025-11-05T17:49:00Z" w16du:dateUtc="2025-11-05T08:49:00Z">
            <w:rPr>
              <w:ins w:id="2172" w:author="響生 畠中" w:date="2025-11-05T16:52:00Z"/>
              <w:rFonts w:ascii="ＭＳ ゴシック" w:eastAsia="ＭＳ ゴシック" w:hAnsi="ＭＳ ゴシック"/>
              <w:sz w:val="20"/>
            </w:rPr>
          </w:rPrChange>
        </w:rPr>
        <w:pPrChange w:id="2173" w:author="響生 畠中" w:date="2025-11-05T17:48:00Z" w16du:dateUtc="2025-11-05T08:48:00Z">
          <w:pPr/>
        </w:pPrChange>
      </w:pPr>
      <w:ins w:id="2174" w:author="響生 畠中" w:date="2025-11-05T16:52:00Z">
        <w:r w:rsidRPr="00B34D5C">
          <w:rPr>
            <w:rFonts w:ascii="Times New Roman" w:hAnsi="Times New Roman" w:hint="eastAsia"/>
            <w:sz w:val="20"/>
            <w:rPrChange w:id="2175" w:author="響生 畠中" w:date="2025-11-05T17:49:00Z" w16du:dateUtc="2025-11-05T08:49:00Z">
              <w:rPr>
                <w:rFonts w:ascii="ＭＳ ゴシック" w:eastAsia="ＭＳ ゴシック" w:hAnsi="ＭＳ ゴシック" w:hint="eastAsia"/>
                <w:sz w:val="20"/>
              </w:rPr>
            </w:rPrChange>
          </w:rPr>
          <w:t>駐停車施策については，全域ではなく局所的に施策を導入したうえで効果を評価する必要がある．また，さらに交通量の多い地域の場合駐停車車両も多いため，エリアを変えての分析も今後の課題である．</w:t>
        </w:r>
      </w:ins>
    </w:p>
    <w:p w14:paraId="0FD62E58" w14:textId="7D0A25A2" w:rsidR="00B867A7" w:rsidRPr="00B34D5C" w:rsidRDefault="00B867A7">
      <w:pPr>
        <w:ind w:firstLineChars="100" w:firstLine="200"/>
        <w:rPr>
          <w:ins w:id="2176" w:author="響生 畠中" w:date="2025-11-05T16:52:00Z"/>
          <w:rFonts w:ascii="Times New Roman" w:hAnsi="Times New Roman"/>
          <w:spacing w:val="-8"/>
          <w:sz w:val="20"/>
          <w:rPrChange w:id="2177" w:author="響生 畠中" w:date="2025-11-05T17:49:00Z" w16du:dateUtc="2025-11-05T08:49:00Z">
            <w:rPr>
              <w:ins w:id="2178" w:author="響生 畠中" w:date="2025-11-05T16:52:00Z"/>
              <w:rFonts w:ascii="ＭＳ ゴシック" w:eastAsia="ＭＳ ゴシック" w:hAnsi="ＭＳ ゴシック"/>
              <w:sz w:val="20"/>
            </w:rPr>
          </w:rPrChange>
        </w:rPr>
        <w:pPrChange w:id="2179" w:author="悠 長谷川" w:date="2025-11-05T18:37:00Z" w16du:dateUtc="2025-11-05T09:37:00Z">
          <w:pPr/>
        </w:pPrChange>
      </w:pPr>
      <w:ins w:id="2180" w:author="響生 畠中" w:date="2025-11-05T16:52:00Z">
        <w:r w:rsidRPr="00B34D5C">
          <w:rPr>
            <w:rFonts w:ascii="Times New Roman" w:hAnsi="Times New Roman" w:hint="eastAsia"/>
            <w:sz w:val="20"/>
            <w:rPrChange w:id="2181" w:author="響生 畠中" w:date="2025-11-05T17:49:00Z" w16du:dateUtc="2025-11-05T08:49:00Z">
              <w:rPr>
                <w:rFonts w:ascii="ＭＳ ゴシック" w:eastAsia="ＭＳ ゴシック" w:hAnsi="ＭＳ ゴシック" w:hint="eastAsia"/>
                <w:sz w:val="20"/>
              </w:rPr>
            </w:rPrChange>
          </w:rPr>
          <w:t>低速</w:t>
        </w:r>
        <w:r w:rsidRPr="00B34D5C">
          <w:rPr>
            <w:rFonts w:ascii="Times New Roman" w:hAnsi="Times New Roman"/>
            <w:sz w:val="20"/>
            <w:rPrChange w:id="2182" w:author="響生 畠中" w:date="2025-11-05T17:49:00Z" w16du:dateUtc="2025-11-05T08:49:00Z">
              <w:rPr>
                <w:rFonts w:ascii="ＭＳ ゴシック" w:eastAsia="ＭＳ ゴシック" w:hAnsi="ＭＳ ゴシック"/>
                <w:sz w:val="20"/>
              </w:rPr>
            </w:rPrChange>
          </w:rPr>
          <w:t>AV</w:t>
        </w:r>
        <w:r w:rsidRPr="00B34D5C">
          <w:rPr>
            <w:rFonts w:ascii="Times New Roman" w:hAnsi="Times New Roman" w:hint="eastAsia"/>
            <w:sz w:val="20"/>
            <w:rPrChange w:id="2183" w:author="響生 畠中" w:date="2025-11-05T17:49:00Z" w16du:dateUtc="2025-11-05T08:49:00Z">
              <w:rPr>
                <w:rFonts w:ascii="ＭＳ ゴシック" w:eastAsia="ＭＳ ゴシック" w:hAnsi="ＭＳ ゴシック" w:hint="eastAsia"/>
                <w:sz w:val="20"/>
              </w:rPr>
            </w:rPrChange>
          </w:rPr>
          <w:t>バスが流率低下を引き起こす一つのメカニズムとして，運行スケジュールと信号サイクルとのミスマッチが示された．</w:t>
        </w:r>
        <w:del w:id="2184" w:author="悠 長谷川" w:date="2025-11-05T18:37:00Z" w16du:dateUtc="2025-11-05T09:37:00Z">
          <w:r w:rsidRPr="00B34D5C" w:rsidDel="00903752">
            <w:rPr>
              <w:rFonts w:ascii="Times New Roman" w:hAnsi="Times New Roman" w:hint="eastAsia"/>
              <w:sz w:val="20"/>
              <w:rPrChange w:id="2185" w:author="響生 畠中" w:date="2025-11-05T17:49:00Z" w16du:dateUtc="2025-11-05T08:49:00Z">
                <w:rPr>
                  <w:rFonts w:ascii="ＭＳ ゴシック" w:eastAsia="ＭＳ ゴシック" w:hAnsi="ＭＳ ゴシック" w:hint="eastAsia"/>
                  <w:sz w:val="20"/>
                </w:rPr>
              </w:rPrChange>
            </w:rPr>
            <w:delText>これは</w:delText>
          </w:r>
        </w:del>
      </w:ins>
      <w:ins w:id="2186" w:author="悠 長谷川" w:date="2025-11-05T18:38:00Z" w16du:dateUtc="2025-11-05T09:38:00Z">
        <w:r w:rsidR="00903752">
          <w:rPr>
            <w:rFonts w:ascii="Times New Roman" w:hAnsi="Times New Roman" w:hint="eastAsia"/>
            <w:sz w:val="20"/>
          </w:rPr>
          <w:t>これは</w:t>
        </w:r>
      </w:ins>
      <w:ins w:id="2187" w:author="響生 畠中" w:date="2025-11-05T16:52:00Z">
        <w:del w:id="2188" w:author="悠 長谷川" w:date="2025-11-05T18:38:00Z" w16du:dateUtc="2025-11-05T09:38:00Z">
          <w:r w:rsidRPr="00B34D5C" w:rsidDel="00903752">
            <w:rPr>
              <w:rFonts w:ascii="Times New Roman" w:hAnsi="Times New Roman" w:hint="eastAsia"/>
              <w:sz w:val="20"/>
              <w:rPrChange w:id="2189" w:author="響生 畠中" w:date="2025-11-05T17:49:00Z" w16du:dateUtc="2025-11-05T08:49:00Z">
                <w:rPr>
                  <w:rFonts w:ascii="ＭＳ ゴシック" w:eastAsia="ＭＳ ゴシック" w:hAnsi="ＭＳ ゴシック" w:hint="eastAsia"/>
                  <w:sz w:val="20"/>
                </w:rPr>
              </w:rPrChange>
            </w:rPr>
            <w:delText>つまり</w:delText>
          </w:r>
        </w:del>
        <w:r w:rsidRPr="00B34D5C">
          <w:rPr>
            <w:rFonts w:ascii="Times New Roman" w:hAnsi="Times New Roman" w:hint="eastAsia"/>
            <w:sz w:val="20"/>
            <w:rPrChange w:id="2190" w:author="響生 畠中" w:date="2025-11-05T17:49:00Z" w16du:dateUtc="2025-11-05T08:49:00Z">
              <w:rPr>
                <w:rFonts w:ascii="ＭＳ ゴシック" w:eastAsia="ＭＳ ゴシック" w:hAnsi="ＭＳ ゴシック" w:hint="eastAsia"/>
                <w:sz w:val="20"/>
              </w:rPr>
            </w:rPrChange>
          </w:rPr>
          <w:t>，信号との協調により、交通流の速度は抑えつつも交差点遅れを減らすことで流量は維持するような制御方法の可能性を示唆している．このような</w:t>
        </w:r>
        <w:del w:id="2191" w:author="悠 長谷川" w:date="2025-11-05T18:38:00Z" w16du:dateUtc="2025-11-05T09:38:00Z">
          <w:r w:rsidRPr="00B34D5C" w:rsidDel="00903752">
            <w:rPr>
              <w:rFonts w:ascii="Times New Roman" w:hAnsi="Times New Roman" w:hint="eastAsia"/>
              <w:sz w:val="20"/>
              <w:rPrChange w:id="2192" w:author="響生 畠中" w:date="2025-11-05T17:49:00Z" w16du:dateUtc="2025-11-05T08:49:00Z">
                <w:rPr>
                  <w:rFonts w:ascii="ＭＳ ゴシック" w:eastAsia="ＭＳ ゴシック" w:hAnsi="ＭＳ ゴシック" w:hint="eastAsia"/>
                  <w:sz w:val="20"/>
                </w:rPr>
              </w:rPrChange>
            </w:rPr>
            <w:delText>，</w:delText>
          </w:r>
        </w:del>
        <w:r w:rsidRPr="00B34D5C">
          <w:rPr>
            <w:rFonts w:ascii="Times New Roman" w:hAnsi="Times New Roman" w:hint="eastAsia"/>
            <w:sz w:val="20"/>
            <w:rPrChange w:id="2193" w:author="響生 畠中" w:date="2025-11-05T17:49:00Z" w16du:dateUtc="2025-11-05T08:49:00Z">
              <w:rPr>
                <w:rFonts w:ascii="ＭＳ ゴシック" w:eastAsia="ＭＳ ゴシック" w:hAnsi="ＭＳ ゴシック" w:hint="eastAsia"/>
                <w:sz w:val="20"/>
              </w:rPr>
            </w:rPrChange>
          </w:rPr>
          <w:t>安全性と円滑性を</w:t>
        </w:r>
        <w:r w:rsidRPr="00B34D5C">
          <w:rPr>
            <w:rFonts w:ascii="Times New Roman" w:hAnsi="Times New Roman" w:hint="eastAsia"/>
            <w:spacing w:val="-8"/>
            <w:sz w:val="20"/>
            <w:rPrChange w:id="2194" w:author="響生 畠中" w:date="2025-11-05T17:49:00Z" w16du:dateUtc="2025-11-05T08:49:00Z">
              <w:rPr>
                <w:rFonts w:ascii="ＭＳ ゴシック" w:eastAsia="ＭＳ ゴシック" w:hAnsi="ＭＳ ゴシック" w:hint="eastAsia"/>
                <w:sz w:val="20"/>
              </w:rPr>
            </w:rPrChange>
          </w:rPr>
          <w:t>両立する信号連携について，さらなる分析が期待される．</w:t>
        </w:r>
      </w:ins>
    </w:p>
    <w:p w14:paraId="6AD18EFC" w14:textId="76FC6E7B" w:rsidR="000B64F1" w:rsidRPr="000B64F1" w:rsidDel="00B867A7" w:rsidRDefault="0029272C" w:rsidP="000B64F1">
      <w:pPr>
        <w:rPr>
          <w:del w:id="2195" w:author="響生 畠中" w:date="2025-11-05T16:52:00Z" w16du:dateUtc="2025-11-05T07:52:00Z"/>
          <w:rFonts w:ascii="ＭＳ ゴシック" w:eastAsia="ＭＳ ゴシック" w:hAnsi="ＭＳ ゴシック"/>
          <w:sz w:val="20"/>
        </w:rPr>
      </w:pPr>
      <w:del w:id="2196" w:author="響生 畠中" w:date="2025-11-05T16:52:00Z" w16du:dateUtc="2025-11-05T07:52:00Z">
        <w:r w:rsidDel="00B867A7">
          <w:rPr>
            <w:rFonts w:ascii="ＭＳ ゴシック" w:eastAsia="ＭＳ ゴシック" w:hAnsi="ＭＳ ゴシック" w:hint="eastAsia"/>
            <w:sz w:val="20"/>
          </w:rPr>
          <w:delText>5.</w:delText>
        </w:r>
        <w:r w:rsidR="000B64F1" w:rsidRPr="000B64F1" w:rsidDel="00B867A7">
          <w:rPr>
            <w:rFonts w:ascii="ＭＳ ゴシック" w:eastAsia="ＭＳ ゴシック" w:hAnsi="ＭＳ ゴシック" w:hint="eastAsia"/>
            <w:sz w:val="20"/>
          </w:rPr>
          <w:delText>本研究のまとめと</w:delText>
        </w:r>
        <w:commentRangeStart w:id="2197"/>
        <w:r w:rsidR="000B64F1" w:rsidRPr="000B64F1" w:rsidDel="00B867A7">
          <w:rPr>
            <w:rFonts w:ascii="ＭＳ ゴシック" w:eastAsia="ＭＳ ゴシック" w:hAnsi="ＭＳ ゴシック" w:hint="eastAsia"/>
            <w:sz w:val="20"/>
          </w:rPr>
          <w:delText>今後の課題</w:delText>
        </w:r>
        <w:commentRangeEnd w:id="2197"/>
        <w:r w:rsidR="000B64F1" w:rsidRPr="000B64F1" w:rsidDel="00B867A7">
          <w:rPr>
            <w:rFonts w:ascii="ＭＳ ゴシック" w:eastAsia="ＭＳ ゴシック" w:hAnsi="ＭＳ ゴシック"/>
            <w:sz w:val="20"/>
          </w:rPr>
          <w:commentReference w:id="2197"/>
        </w:r>
      </w:del>
    </w:p>
    <w:p w14:paraId="04673FE7" w14:textId="7822EF24" w:rsidR="000B64F1" w:rsidRPr="000B64F1" w:rsidDel="00B867A7" w:rsidRDefault="000B64F1" w:rsidP="000B64F1">
      <w:pPr>
        <w:rPr>
          <w:del w:id="2198" w:author="響生 畠中" w:date="2025-11-05T16:52:00Z" w16du:dateUtc="2025-11-05T07:52:00Z"/>
          <w:rFonts w:ascii="Times New Roman" w:hAnsi="Times New Roman"/>
          <w:sz w:val="20"/>
        </w:rPr>
      </w:pPr>
      <w:del w:id="2199" w:author="響生 畠中" w:date="2025-11-05T16:52:00Z" w16du:dateUtc="2025-11-05T07:52:00Z">
        <w:r w:rsidRPr="000B64F1" w:rsidDel="00B867A7">
          <w:rPr>
            <w:rFonts w:ascii="Times New Roman" w:hAnsi="Times New Roman" w:hint="eastAsia"/>
            <w:sz w:val="20"/>
          </w:rPr>
          <w:delText xml:space="preserve">　本研究の貢献を以下に示す．</w:delText>
        </w:r>
      </w:del>
    </w:p>
    <w:p w14:paraId="080B3931" w14:textId="1A74162E" w:rsidR="000B64F1" w:rsidRPr="000B64F1" w:rsidDel="00B867A7" w:rsidRDefault="000B64F1" w:rsidP="000B64F1">
      <w:pPr>
        <w:rPr>
          <w:del w:id="2200" w:author="響生 畠中" w:date="2025-11-05T16:52:00Z" w16du:dateUtc="2025-11-05T07:52:00Z"/>
          <w:rFonts w:ascii="Times New Roman" w:hAnsi="Times New Roman"/>
          <w:sz w:val="20"/>
        </w:rPr>
      </w:pPr>
      <w:del w:id="2201" w:author="響生 畠中" w:date="2025-11-05T16:52:00Z" w16du:dateUtc="2025-11-05T07:52:00Z">
        <w:r w:rsidRPr="000B64F1" w:rsidDel="00B867A7">
          <w:rPr>
            <w:rFonts w:ascii="Times New Roman" w:hAnsi="Times New Roman" w:hint="eastAsia"/>
            <w:sz w:val="20"/>
          </w:rPr>
          <w:delText>・柏の葉地域で観測した交通量や駐停車車両数などのデータを用いて，現況再現モデルを作成し，現況再現性を確認した．</w:delText>
        </w:r>
      </w:del>
    </w:p>
    <w:p w14:paraId="319DD016" w14:textId="2C82FA15" w:rsidR="000B64F1" w:rsidRPr="000B64F1" w:rsidDel="00B867A7" w:rsidRDefault="000B64F1" w:rsidP="000B64F1">
      <w:pPr>
        <w:rPr>
          <w:del w:id="2202" w:author="響生 畠中" w:date="2025-11-05T16:52:00Z" w16du:dateUtc="2025-11-05T07:52:00Z"/>
          <w:rFonts w:ascii="Times New Roman" w:hAnsi="Times New Roman"/>
          <w:sz w:val="20"/>
        </w:rPr>
      </w:pPr>
      <w:del w:id="2203" w:author="響生 畠中" w:date="2025-11-05T16:52:00Z" w16du:dateUtc="2025-11-05T07:52:00Z">
        <w:r w:rsidRPr="000B64F1" w:rsidDel="00B867A7">
          <w:rPr>
            <w:rFonts w:ascii="Times New Roman" w:hAnsi="Times New Roman"/>
            <w:sz w:val="20"/>
          </w:rPr>
          <w:delText>・構築したシミュレータを使用し，</w:delText>
        </w:r>
        <w:r w:rsidRPr="000B64F1" w:rsidDel="00B867A7">
          <w:rPr>
            <w:rFonts w:ascii="Times New Roman" w:hAnsi="Times New Roman" w:hint="eastAsia"/>
            <w:sz w:val="20"/>
          </w:rPr>
          <w:delText>バスを</w:delText>
        </w:r>
        <w:r w:rsidRPr="000B64F1" w:rsidDel="00B867A7">
          <w:rPr>
            <w:rFonts w:ascii="Times New Roman" w:hAnsi="Times New Roman" w:hint="eastAsia"/>
            <w:sz w:val="20"/>
          </w:rPr>
          <w:delText>AV</w:delText>
        </w:r>
        <w:r w:rsidRPr="000B64F1" w:rsidDel="00B867A7">
          <w:rPr>
            <w:rFonts w:ascii="Times New Roman" w:hAnsi="Times New Roman" w:hint="eastAsia"/>
            <w:sz w:val="20"/>
          </w:rPr>
          <w:delText>バスに置き換え，</w:delText>
        </w:r>
        <w:r w:rsidRPr="000B64F1" w:rsidDel="00B867A7">
          <w:rPr>
            <w:rFonts w:ascii="Times New Roman" w:hAnsi="Times New Roman" w:hint="eastAsia"/>
            <w:sz w:val="20"/>
          </w:rPr>
          <w:delText>AV</w:delText>
        </w:r>
        <w:r w:rsidRPr="000B64F1" w:rsidDel="00B867A7">
          <w:rPr>
            <w:rFonts w:ascii="Times New Roman" w:hAnsi="Times New Roman"/>
            <w:sz w:val="20"/>
          </w:rPr>
          <w:delText>バスの</w:delText>
        </w:r>
        <w:r w:rsidRPr="000B64F1" w:rsidDel="00B867A7">
          <w:rPr>
            <w:rFonts w:ascii="Times New Roman" w:hAnsi="Times New Roman" w:hint="eastAsia"/>
            <w:sz w:val="20"/>
          </w:rPr>
          <w:delText>希望速度や駐停車施策について条件を変えてシミュレーションを行った．</w:delText>
        </w:r>
      </w:del>
    </w:p>
    <w:p w14:paraId="0E44BA2E" w14:textId="79C450C9" w:rsidR="000B64F1" w:rsidRPr="000B64F1" w:rsidDel="00B867A7" w:rsidRDefault="000B64F1" w:rsidP="000B64F1">
      <w:pPr>
        <w:rPr>
          <w:del w:id="2204" w:author="響生 畠中" w:date="2025-11-05T16:52:00Z" w16du:dateUtc="2025-11-05T07:52:00Z"/>
          <w:rFonts w:ascii="Times New Roman" w:hAnsi="Times New Roman"/>
          <w:sz w:val="20"/>
        </w:rPr>
      </w:pPr>
      <w:del w:id="2205" w:author="響生 畠中" w:date="2025-11-05T16:52:00Z" w16du:dateUtc="2025-11-05T07:52:00Z">
        <w:r w:rsidRPr="000B64F1" w:rsidDel="00B867A7">
          <w:rPr>
            <w:rFonts w:ascii="Times New Roman" w:hAnsi="Times New Roman" w:hint="eastAsia"/>
            <w:sz w:val="20"/>
          </w:rPr>
          <w:delText>・低速</w:delText>
        </w:r>
        <w:r w:rsidRPr="000B64F1" w:rsidDel="00B867A7">
          <w:rPr>
            <w:rFonts w:ascii="Times New Roman" w:hAnsi="Times New Roman" w:hint="eastAsia"/>
            <w:sz w:val="20"/>
          </w:rPr>
          <w:delText>AV</w:delText>
        </w:r>
        <w:r w:rsidRPr="000B64F1" w:rsidDel="00B867A7">
          <w:rPr>
            <w:rFonts w:ascii="Times New Roman" w:hAnsi="Times New Roman" w:hint="eastAsia"/>
            <w:sz w:val="20"/>
          </w:rPr>
          <w:delText>バスが混入することにより，後続車の速度低下や交差点遅れ，迂回行動などによりネットワーク全体，あるいは局所的に円滑性が低下すること</w:delText>
        </w:r>
      </w:del>
      <w:del w:id="2206" w:author="響生 畠中" w:date="2025-11-05T13:02:00Z" w16du:dateUtc="2025-11-05T04:02:00Z">
        <w:r w:rsidRPr="000B64F1" w:rsidDel="0094208B">
          <w:rPr>
            <w:rFonts w:ascii="Times New Roman" w:hAnsi="Times New Roman" w:hint="eastAsia"/>
            <w:sz w:val="20"/>
          </w:rPr>
          <w:delText>が示された．</w:delText>
        </w:r>
      </w:del>
    </w:p>
    <w:p w14:paraId="7DA7368C" w14:textId="05809D21" w:rsidR="000B64F1" w:rsidRPr="000B64F1" w:rsidDel="00B867A7" w:rsidRDefault="000B64F1" w:rsidP="000B64F1">
      <w:pPr>
        <w:rPr>
          <w:del w:id="2207" w:author="響生 畠中" w:date="2025-11-05T16:52:00Z" w16du:dateUtc="2025-11-05T07:52:00Z"/>
          <w:rFonts w:ascii="Times New Roman" w:hAnsi="Times New Roman"/>
          <w:sz w:val="20"/>
        </w:rPr>
      </w:pPr>
      <w:del w:id="2208" w:author="響生 畠中" w:date="2025-11-05T16:52:00Z" w16du:dateUtc="2025-11-05T07:52:00Z">
        <w:r w:rsidRPr="000B64F1" w:rsidDel="00B867A7">
          <w:rPr>
            <w:rFonts w:ascii="Times New Roman" w:hAnsi="Times New Roman" w:hint="eastAsia"/>
            <w:sz w:val="20"/>
          </w:rPr>
          <w:delText>・時間帯ごとに評価指標を分析することにより，交通状態によって低速</w:delText>
        </w:r>
        <w:r w:rsidRPr="000B64F1" w:rsidDel="00B867A7">
          <w:rPr>
            <w:rFonts w:ascii="Times New Roman" w:hAnsi="Times New Roman" w:hint="eastAsia"/>
            <w:sz w:val="20"/>
          </w:rPr>
          <w:delText>AV</w:delText>
        </w:r>
        <w:r w:rsidRPr="000B64F1" w:rsidDel="00B867A7">
          <w:rPr>
            <w:rFonts w:ascii="Times New Roman" w:hAnsi="Times New Roman" w:hint="eastAsia"/>
            <w:sz w:val="20"/>
          </w:rPr>
          <w:delText>バスの影響が異なることを示した．</w:delText>
        </w:r>
      </w:del>
    </w:p>
    <w:p w14:paraId="12E48FC6" w14:textId="2AC0380C" w:rsidR="000B64F1" w:rsidRPr="000B64F1" w:rsidDel="00B867A7" w:rsidRDefault="000B64F1">
      <w:pPr>
        <w:ind w:firstLineChars="100" w:firstLine="200"/>
        <w:rPr>
          <w:del w:id="2209" w:author="響生 畠中" w:date="2025-11-05T16:52:00Z" w16du:dateUtc="2025-11-05T07:52:00Z"/>
          <w:rFonts w:ascii="Times New Roman" w:hAnsi="Times New Roman"/>
          <w:sz w:val="20"/>
        </w:rPr>
        <w:pPrChange w:id="2210" w:author="悠 長谷川" w:date="2025-11-04T22:08:00Z" w16du:dateUtc="2025-11-04T13:08:00Z">
          <w:pPr/>
        </w:pPrChange>
      </w:pPr>
      <w:del w:id="2211" w:author="響生 畠中" w:date="2025-11-05T16:52:00Z" w16du:dateUtc="2025-11-05T07:52:00Z">
        <w:r w:rsidRPr="000B64F1" w:rsidDel="00B867A7">
          <w:rPr>
            <w:rFonts w:ascii="Times New Roman" w:hAnsi="Times New Roman"/>
            <w:sz w:val="20"/>
          </w:rPr>
          <w:delText>今後の課題としては、まず</w:delText>
        </w:r>
        <w:r w:rsidRPr="000B64F1" w:rsidDel="00B867A7">
          <w:rPr>
            <w:rFonts w:ascii="Times New Roman" w:hAnsi="Times New Roman" w:hint="eastAsia"/>
            <w:sz w:val="20"/>
          </w:rPr>
          <w:delText>シミュレータ</w:delText>
        </w:r>
        <w:r w:rsidRPr="000B64F1" w:rsidDel="00B867A7">
          <w:rPr>
            <w:rFonts w:ascii="Times New Roman" w:hAnsi="Times New Roman"/>
            <w:sz w:val="20"/>
          </w:rPr>
          <w:delText>自体の精度向上が挙げられる</w:delText>
        </w:r>
        <w:r w:rsidRPr="000B64F1" w:rsidDel="00B867A7">
          <w:rPr>
            <w:rFonts w:ascii="Times New Roman" w:hAnsi="Times New Roman" w:hint="eastAsia"/>
            <w:sz w:val="20"/>
          </w:rPr>
          <w:delText>。</w:delText>
        </w:r>
      </w:del>
      <w:ins w:id="2212" w:author="悠 長谷川" w:date="2025-11-04T22:09:00Z" w16du:dateUtc="2025-11-04T13:09:00Z">
        <w:del w:id="2213" w:author="響生 畠中" w:date="2025-11-05T16:52:00Z" w16du:dateUtc="2025-11-05T07:52:00Z">
          <w:r w:rsidR="00A9271D" w:rsidDel="00B867A7">
            <w:rPr>
              <w:rFonts w:ascii="Times New Roman" w:hAnsi="Times New Roman" w:hint="eastAsia"/>
              <w:sz w:val="20"/>
            </w:rPr>
            <w:delText>．</w:delText>
          </w:r>
        </w:del>
      </w:ins>
      <w:del w:id="2214" w:author="響生 畠中" w:date="2025-11-05T16:52:00Z" w16du:dateUtc="2025-11-05T07:52:00Z">
        <w:r w:rsidRPr="000B64F1" w:rsidDel="00B867A7">
          <w:rPr>
            <w:rFonts w:ascii="Times New Roman" w:hAnsi="Times New Roman" w:hint="eastAsia"/>
            <w:sz w:val="20"/>
          </w:rPr>
          <w:delText>また，</w:delText>
        </w:r>
        <w:commentRangeStart w:id="2215"/>
        <w:r w:rsidRPr="000B64F1" w:rsidDel="00B867A7">
          <w:rPr>
            <w:rFonts w:ascii="Times New Roman" w:hAnsi="Times New Roman" w:hint="eastAsia"/>
            <w:sz w:val="20"/>
          </w:rPr>
          <w:delText>実際の実証実験等で得られる</w:delText>
        </w:r>
        <w:r w:rsidRPr="000B64F1" w:rsidDel="00B867A7">
          <w:rPr>
            <w:rFonts w:ascii="Times New Roman" w:hAnsi="Times New Roman" w:hint="eastAsia"/>
            <w:sz w:val="20"/>
          </w:rPr>
          <w:delText>AVs</w:delText>
        </w:r>
        <w:r w:rsidRPr="000B64F1" w:rsidDel="00B867A7">
          <w:rPr>
            <w:rFonts w:ascii="Times New Roman" w:hAnsi="Times New Roman" w:hint="eastAsia"/>
            <w:sz w:val="20"/>
          </w:rPr>
          <w:delText>の走行履歴からパラメータを設定すると，シミュレーション</w:delText>
        </w:r>
        <w:commentRangeEnd w:id="2215"/>
        <w:r w:rsidRPr="000B64F1" w:rsidDel="00B867A7">
          <w:rPr>
            <w:rFonts w:ascii="Times New Roman" w:hAnsi="Times New Roman"/>
            <w:sz w:val="20"/>
          </w:rPr>
          <w:commentReference w:id="2215"/>
        </w:r>
        <w:r w:rsidRPr="000B64F1" w:rsidDel="00B867A7">
          <w:rPr>
            <w:rFonts w:ascii="Times New Roman" w:hAnsi="Times New Roman" w:hint="eastAsia"/>
            <w:sz w:val="20"/>
          </w:rPr>
          <w:delText>結果の信頼性は高まる．</w:delText>
        </w:r>
        <w:r w:rsidRPr="000B64F1" w:rsidDel="00B867A7">
          <w:rPr>
            <w:rFonts w:ascii="Times New Roman" w:hAnsi="Times New Roman"/>
            <w:sz w:val="20"/>
          </w:rPr>
          <w:delText>さらに</w:delText>
        </w:r>
        <w:r w:rsidRPr="000B64F1" w:rsidDel="00B867A7">
          <w:rPr>
            <w:rFonts w:ascii="Times New Roman" w:hAnsi="Times New Roman" w:hint="eastAsia"/>
            <w:sz w:val="20"/>
          </w:rPr>
          <w:delText>、</w:delText>
        </w:r>
      </w:del>
      <w:ins w:id="2216" w:author="悠 長谷川" w:date="2025-11-04T22:08:00Z" w16du:dateUtc="2025-11-04T13:08:00Z">
        <w:del w:id="2217" w:author="響生 畠中" w:date="2025-11-05T16:52:00Z" w16du:dateUtc="2025-11-05T07:52:00Z">
          <w:r w:rsidR="00A9271D" w:rsidDel="00B867A7">
            <w:rPr>
              <w:rFonts w:ascii="Times New Roman" w:hAnsi="Times New Roman" w:hint="eastAsia"/>
              <w:sz w:val="20"/>
            </w:rPr>
            <w:delText>，</w:delText>
          </w:r>
        </w:del>
      </w:ins>
      <w:del w:id="2218" w:author="響生 畠中" w:date="2025-11-05T16:52:00Z" w16du:dateUtc="2025-11-05T07:52:00Z">
        <w:r w:rsidRPr="000B64F1" w:rsidDel="00B867A7">
          <w:rPr>
            <w:rFonts w:ascii="Times New Roman" w:hAnsi="Times New Roman"/>
            <w:sz w:val="20"/>
          </w:rPr>
          <w:delText>経路選択モデルについても</w:delText>
        </w:r>
        <w:r w:rsidRPr="000B64F1" w:rsidDel="00B867A7">
          <w:rPr>
            <w:rFonts w:ascii="Times New Roman" w:hAnsi="Times New Roman" w:hint="eastAsia"/>
            <w:sz w:val="20"/>
          </w:rPr>
          <w:delText>、</w:delText>
        </w:r>
      </w:del>
      <w:ins w:id="2219" w:author="悠 長谷川" w:date="2025-11-04T22:09:00Z" w16du:dateUtc="2025-11-04T13:09:00Z">
        <w:del w:id="2220" w:author="響生 畠中" w:date="2025-11-05T16:52:00Z" w16du:dateUtc="2025-11-05T07:52:00Z">
          <w:r w:rsidR="00A9271D" w:rsidDel="00B867A7">
            <w:rPr>
              <w:rFonts w:ascii="Times New Roman" w:hAnsi="Times New Roman" w:hint="eastAsia"/>
              <w:sz w:val="20"/>
            </w:rPr>
            <w:delText>，</w:delText>
          </w:r>
        </w:del>
      </w:ins>
      <w:del w:id="2221" w:author="響生 畠中" w:date="2025-11-05T16:52:00Z" w16du:dateUtc="2025-11-05T07:52:00Z">
        <w:r w:rsidRPr="000B64F1" w:rsidDel="00B867A7">
          <w:rPr>
            <w:rFonts w:ascii="Times New Roman" w:hAnsi="Times New Roman"/>
            <w:sz w:val="20"/>
          </w:rPr>
          <w:delText>完全情報を前提とし</w:delText>
        </w:r>
        <w:r w:rsidRPr="000B64F1" w:rsidDel="00B867A7">
          <w:rPr>
            <w:rFonts w:ascii="Times New Roman" w:hAnsi="Times New Roman" w:hint="eastAsia"/>
            <w:sz w:val="20"/>
          </w:rPr>
          <w:delText>ているがその是非の検討や，パラメータの推定など改良を加えるべきである．</w:delText>
        </w:r>
      </w:del>
    </w:p>
    <w:p w14:paraId="656C5C98" w14:textId="0E8318E4" w:rsidR="000B64F1" w:rsidRPr="000B64F1" w:rsidDel="00B867A7" w:rsidRDefault="000B64F1">
      <w:pPr>
        <w:ind w:firstLineChars="100" w:firstLine="200"/>
        <w:rPr>
          <w:del w:id="2222" w:author="響生 畠中" w:date="2025-11-05T16:52:00Z" w16du:dateUtc="2025-11-05T07:52:00Z"/>
          <w:rFonts w:ascii="Times New Roman" w:hAnsi="Times New Roman"/>
          <w:sz w:val="20"/>
        </w:rPr>
        <w:pPrChange w:id="2223" w:author="響生 畠中" w:date="2025-11-05T13:03:00Z" w16du:dateUtc="2025-11-05T04:03:00Z">
          <w:pPr/>
        </w:pPrChange>
      </w:pPr>
      <w:del w:id="2224" w:author="響生 畠中" w:date="2025-11-05T16:52:00Z" w16du:dateUtc="2025-11-05T07:52:00Z">
        <w:r w:rsidRPr="000B64F1" w:rsidDel="00B867A7">
          <w:rPr>
            <w:rFonts w:ascii="Times New Roman" w:hAnsi="Times New Roman"/>
            <w:sz w:val="20"/>
          </w:rPr>
          <w:delText>駐停車施策については</w:delText>
        </w:r>
        <w:r w:rsidRPr="000B64F1" w:rsidDel="00B867A7">
          <w:rPr>
            <w:rFonts w:ascii="Times New Roman" w:hAnsi="Times New Roman" w:hint="eastAsia"/>
            <w:sz w:val="20"/>
          </w:rPr>
          <w:delText>、</w:delText>
        </w:r>
      </w:del>
      <w:ins w:id="2225" w:author="悠 長谷川" w:date="2025-11-04T22:09:00Z" w16du:dateUtc="2025-11-04T13:09:00Z">
        <w:del w:id="2226" w:author="響生 畠中" w:date="2025-11-05T16:52:00Z" w16du:dateUtc="2025-11-05T07:52:00Z">
          <w:r w:rsidR="00A9271D" w:rsidDel="00B867A7">
            <w:rPr>
              <w:rFonts w:ascii="Times New Roman" w:hAnsi="Times New Roman" w:hint="eastAsia"/>
              <w:sz w:val="20"/>
            </w:rPr>
            <w:delText>，</w:delText>
          </w:r>
        </w:del>
      </w:ins>
      <w:del w:id="2227" w:author="響生 畠中" w:date="2025-11-05T16:52:00Z" w16du:dateUtc="2025-11-05T07:52:00Z">
        <w:r w:rsidRPr="000B64F1" w:rsidDel="00B867A7">
          <w:rPr>
            <w:rFonts w:ascii="Times New Roman" w:hAnsi="Times New Roman"/>
            <w:sz w:val="20"/>
          </w:rPr>
          <w:delText>全域</w:delText>
        </w:r>
        <w:r w:rsidRPr="000B64F1" w:rsidDel="00B867A7">
          <w:rPr>
            <w:rFonts w:ascii="Times New Roman" w:hAnsi="Times New Roman" w:hint="eastAsia"/>
            <w:sz w:val="20"/>
          </w:rPr>
          <w:delText>ではなく局所的に施策を導入したうえで</w:delText>
        </w:r>
        <w:r w:rsidRPr="000B64F1" w:rsidDel="00B867A7">
          <w:rPr>
            <w:rFonts w:ascii="Times New Roman" w:hAnsi="Times New Roman"/>
            <w:sz w:val="20"/>
          </w:rPr>
          <w:delText>効果を評価する必要がある．</w:delText>
        </w:r>
        <w:r w:rsidRPr="000B64F1" w:rsidDel="00B867A7">
          <w:rPr>
            <w:rFonts w:ascii="Times New Roman" w:hAnsi="Times New Roman" w:hint="eastAsia"/>
            <w:sz w:val="20"/>
          </w:rPr>
          <w:delText>また，さらに交通量の多い地域の場合駐停車車両も多いため，エリアを変えての分析も今後の課題である．</w:delText>
        </w:r>
      </w:del>
    </w:p>
    <w:p w14:paraId="09291FDE" w14:textId="382A23FE" w:rsidR="000B64F1" w:rsidRPr="000B64F1" w:rsidDel="00B867A7" w:rsidRDefault="000B64F1">
      <w:pPr>
        <w:ind w:firstLineChars="100" w:firstLine="200"/>
        <w:rPr>
          <w:del w:id="2228" w:author="響生 畠中" w:date="2025-11-05T16:52:00Z" w16du:dateUtc="2025-11-05T07:52:00Z"/>
          <w:rFonts w:ascii="Times New Roman" w:hAnsi="Times New Roman"/>
          <w:sz w:val="20"/>
        </w:rPr>
        <w:pPrChange w:id="2229" w:author="響生 畠中" w:date="2025-11-05T13:03:00Z" w16du:dateUtc="2025-11-05T04:03:00Z">
          <w:pPr/>
        </w:pPrChange>
      </w:pPr>
      <w:del w:id="2230" w:author="響生 畠中" w:date="2025-11-05T16:52:00Z" w16du:dateUtc="2025-11-05T07:52:00Z">
        <w:r w:rsidRPr="000B64F1" w:rsidDel="00B867A7">
          <w:rPr>
            <w:rFonts w:ascii="Times New Roman" w:hAnsi="Times New Roman" w:hint="eastAsia"/>
            <w:sz w:val="20"/>
          </w:rPr>
          <w:delText>最後に今後の展望を述べる．低速</w:delText>
        </w:r>
        <w:r w:rsidRPr="000B64F1" w:rsidDel="00B867A7">
          <w:rPr>
            <w:rFonts w:ascii="Times New Roman" w:hAnsi="Times New Roman" w:hint="eastAsia"/>
            <w:sz w:val="20"/>
          </w:rPr>
          <w:delText>AV</w:delText>
        </w:r>
        <w:r w:rsidRPr="000B64F1" w:rsidDel="00B867A7">
          <w:rPr>
            <w:rFonts w:ascii="Times New Roman" w:hAnsi="Times New Roman" w:hint="eastAsia"/>
            <w:sz w:val="20"/>
          </w:rPr>
          <w:delText>バスは交通流のペースメーカーとして機能する</w:delText>
        </w:r>
        <w:r w:rsidRPr="000B64F1" w:rsidDel="00B867A7">
          <w:rPr>
            <w:rFonts w:ascii="Times New Roman" w:hAnsi="Times New Roman"/>
            <w:sz w:val="20"/>
          </w:rPr>
          <w:delText>．よって，信号との</w:delText>
        </w:r>
        <w:r w:rsidRPr="000B64F1" w:rsidDel="00B867A7">
          <w:rPr>
            <w:rFonts w:ascii="Times New Roman" w:hAnsi="Times New Roman" w:hint="eastAsia"/>
            <w:sz w:val="20"/>
          </w:rPr>
          <w:delText>協調</w:delText>
        </w:r>
        <w:r w:rsidRPr="000B64F1" w:rsidDel="00B867A7">
          <w:rPr>
            <w:rFonts w:ascii="Times New Roman" w:hAnsi="Times New Roman"/>
            <w:sz w:val="20"/>
          </w:rPr>
          <w:delText>により、</w:delText>
        </w:r>
        <w:r w:rsidRPr="000B64F1" w:rsidDel="00B867A7">
          <w:rPr>
            <w:rFonts w:ascii="Times New Roman" w:hAnsi="Times New Roman" w:hint="eastAsia"/>
            <w:sz w:val="20"/>
          </w:rPr>
          <w:delText>交通流の速度は抑えつつも交差点遅れを減らすことで流量は維持するような</w:delText>
        </w:r>
        <w:r w:rsidRPr="000B64F1" w:rsidDel="00B867A7">
          <w:rPr>
            <w:rFonts w:ascii="Times New Roman" w:hAnsi="Times New Roman"/>
            <w:sz w:val="20"/>
          </w:rPr>
          <w:delText>制御方法が考えられる．もしこれが実現すれば，安全性と円滑性を両立した優れた</w:delText>
        </w:r>
        <w:r w:rsidRPr="000B64F1" w:rsidDel="00B867A7">
          <w:rPr>
            <w:rFonts w:ascii="Times New Roman" w:hAnsi="Times New Roman" w:hint="eastAsia"/>
            <w:sz w:val="20"/>
          </w:rPr>
          <w:delText>施策となり得る．</w:delText>
        </w:r>
      </w:del>
    </w:p>
    <w:p w14:paraId="53623E81" w14:textId="77777777" w:rsidR="009C2A6B" w:rsidRPr="000B64F1" w:rsidRDefault="009C2A6B" w:rsidP="000B64F1">
      <w:pPr>
        <w:rPr>
          <w:rFonts w:ascii="Times New Roman" w:hAnsi="Times New Roman"/>
          <w:sz w:val="20"/>
        </w:rPr>
      </w:pPr>
    </w:p>
    <w:p w14:paraId="7DEEB334" w14:textId="77777777" w:rsidR="000B64F1" w:rsidRPr="000B64F1" w:rsidRDefault="000B64F1" w:rsidP="0029272C">
      <w:pPr>
        <w:wordWrap w:val="0"/>
        <w:rPr>
          <w:rFonts w:ascii="Times New Roman" w:hAnsi="Times New Roman"/>
          <w:sz w:val="20"/>
        </w:rPr>
      </w:pPr>
      <w:r w:rsidRPr="000B64F1">
        <w:rPr>
          <w:rFonts w:ascii="Times New Roman" w:hAnsi="Times New Roman" w:hint="eastAsia"/>
          <w:sz w:val="20"/>
        </w:rPr>
        <w:t>参考文献：</w:t>
      </w:r>
    </w:p>
    <w:p w14:paraId="495DD7CA" w14:textId="77777777" w:rsidR="000B64F1" w:rsidRPr="000B64F1" w:rsidRDefault="000B64F1" w:rsidP="0029272C">
      <w:pPr>
        <w:wordWrap w:val="0"/>
        <w:rPr>
          <w:rFonts w:ascii="Times New Roman" w:hAnsi="Times New Roman"/>
          <w:b/>
          <w:bCs/>
          <w:spacing w:val="-12"/>
          <w:sz w:val="20"/>
        </w:rPr>
      </w:pPr>
      <w:bookmarkStart w:id="2231" w:name="ref1"/>
      <w:r w:rsidRPr="000B64F1">
        <w:rPr>
          <w:rFonts w:ascii="Times New Roman" w:hAnsi="Times New Roman" w:hint="eastAsia"/>
          <w:sz w:val="20"/>
        </w:rPr>
        <w:t>1)</w:t>
      </w:r>
      <w:bookmarkEnd w:id="2231"/>
      <w:r w:rsidRPr="000B64F1">
        <w:rPr>
          <w:rFonts w:ascii="Times New Roman" w:hAnsi="Times New Roman"/>
          <w:sz w:val="20"/>
        </w:rPr>
        <w:t xml:space="preserve"> </w:t>
      </w:r>
      <w:r w:rsidRPr="000B64F1">
        <w:rPr>
          <w:rFonts w:ascii="Times New Roman" w:hAnsi="Times New Roman" w:hint="eastAsia"/>
          <w:sz w:val="20"/>
        </w:rPr>
        <w:t>経済産業省，国土交通省．「国内初のレベル</w:t>
      </w:r>
      <w:r w:rsidRPr="000B64F1">
        <w:rPr>
          <w:rFonts w:ascii="Times New Roman" w:hAnsi="Times New Roman" w:hint="eastAsia"/>
          <w:sz w:val="20"/>
        </w:rPr>
        <w:t>4</w:t>
      </w:r>
      <w:r w:rsidRPr="000B64F1">
        <w:rPr>
          <w:rFonts w:ascii="Times New Roman" w:hAnsi="Times New Roman" w:hint="eastAsia"/>
          <w:sz w:val="20"/>
        </w:rPr>
        <w:t>自動運転移動サービスのための認可・許可取得」．</w:t>
      </w:r>
      <w:r w:rsidRPr="000B64F1">
        <w:rPr>
          <w:rFonts w:ascii="Times New Roman" w:hAnsi="Times New Roman" w:hint="eastAsia"/>
          <w:sz w:val="20"/>
        </w:rPr>
        <w:t>Road to the L4</w:t>
      </w:r>
      <w:r w:rsidRPr="000B64F1">
        <w:rPr>
          <w:rFonts w:ascii="Times New Roman" w:hAnsi="Times New Roman" w:hint="eastAsia"/>
          <w:sz w:val="20"/>
        </w:rPr>
        <w:t>．</w:t>
      </w:r>
      <w:r w:rsidRPr="000B64F1">
        <w:rPr>
          <w:rFonts w:ascii="Times New Roman" w:hAnsi="Times New Roman"/>
          <w:sz w:val="20"/>
        </w:rPr>
        <w:t>https://www.road-to-the-l4.go.jp/activity/theme01/eiheiji-autholization/#anc01</w:t>
      </w:r>
      <w:r w:rsidRPr="000B64F1">
        <w:rPr>
          <w:rFonts w:ascii="Times New Roman" w:hAnsi="Times New Roman"/>
          <w:sz w:val="20"/>
        </w:rPr>
        <w:t>，</w:t>
      </w:r>
      <w:r w:rsidRPr="000B64F1">
        <w:rPr>
          <w:rFonts w:ascii="Times New Roman" w:hAnsi="Times New Roman"/>
          <w:spacing w:val="-12"/>
          <w:sz w:val="20"/>
        </w:rPr>
        <w:t>（参照</w:t>
      </w:r>
      <w:r w:rsidRPr="000B64F1">
        <w:rPr>
          <w:rFonts w:ascii="Times New Roman" w:hAnsi="Times New Roman"/>
          <w:spacing w:val="-12"/>
          <w:sz w:val="20"/>
        </w:rPr>
        <w:t xml:space="preserve"> 202</w:t>
      </w:r>
      <w:r w:rsidRPr="000B64F1">
        <w:rPr>
          <w:rFonts w:ascii="Times New Roman" w:hAnsi="Times New Roman" w:hint="eastAsia"/>
          <w:spacing w:val="-12"/>
          <w:sz w:val="20"/>
        </w:rPr>
        <w:t>5</w:t>
      </w:r>
      <w:r w:rsidRPr="000B64F1">
        <w:rPr>
          <w:rFonts w:ascii="Times New Roman" w:hAnsi="Times New Roman"/>
          <w:spacing w:val="-12"/>
          <w:sz w:val="20"/>
        </w:rPr>
        <w:t>-10-</w:t>
      </w:r>
      <w:r w:rsidRPr="000B64F1">
        <w:rPr>
          <w:rFonts w:ascii="Times New Roman" w:hAnsi="Times New Roman" w:hint="eastAsia"/>
          <w:spacing w:val="-12"/>
          <w:sz w:val="20"/>
        </w:rPr>
        <w:t>31</w:t>
      </w:r>
      <w:r w:rsidRPr="000B64F1">
        <w:rPr>
          <w:rFonts w:ascii="Times New Roman" w:hAnsi="Times New Roman"/>
          <w:spacing w:val="-12"/>
          <w:sz w:val="20"/>
        </w:rPr>
        <w:t>）．</w:t>
      </w:r>
    </w:p>
    <w:p w14:paraId="302C2AA3" w14:textId="77777777" w:rsidR="000B64F1" w:rsidRPr="000B64F1" w:rsidRDefault="000B64F1" w:rsidP="0029272C">
      <w:pPr>
        <w:wordWrap w:val="0"/>
        <w:rPr>
          <w:rFonts w:ascii="Times New Roman" w:hAnsi="Times New Roman"/>
          <w:sz w:val="20"/>
        </w:rPr>
      </w:pPr>
      <w:bookmarkStart w:id="2232" w:name="ref2"/>
      <w:r w:rsidRPr="000B64F1">
        <w:rPr>
          <w:rFonts w:ascii="Times New Roman" w:hAnsi="Times New Roman" w:hint="eastAsia"/>
          <w:sz w:val="20"/>
        </w:rPr>
        <w:t>2)</w:t>
      </w:r>
      <w:bookmarkEnd w:id="2232"/>
      <w:r w:rsidRPr="000B64F1">
        <w:rPr>
          <w:rFonts w:ascii="Times New Roman" w:hAnsi="Times New Roman"/>
          <w:sz w:val="20"/>
        </w:rPr>
        <w:t xml:space="preserve"> </w:t>
      </w:r>
      <w:r w:rsidRPr="000B64F1">
        <w:rPr>
          <w:rFonts w:ascii="Times New Roman" w:hAnsi="Times New Roman"/>
          <w:sz w:val="20"/>
        </w:rPr>
        <w:t>島田大輔</w:t>
      </w:r>
      <w:r w:rsidRPr="000B64F1">
        <w:rPr>
          <w:rFonts w:ascii="Times New Roman" w:hAnsi="Times New Roman"/>
          <w:sz w:val="20"/>
        </w:rPr>
        <w:t xml:space="preserve">; </w:t>
      </w:r>
      <w:r w:rsidRPr="000B64F1">
        <w:rPr>
          <w:rFonts w:ascii="Times New Roman" w:hAnsi="Times New Roman"/>
          <w:sz w:val="20"/>
        </w:rPr>
        <w:t>森本章倫</w:t>
      </w:r>
      <w:r w:rsidRPr="000B64F1">
        <w:rPr>
          <w:rFonts w:ascii="Times New Roman" w:hAnsi="Times New Roman"/>
          <w:sz w:val="20"/>
        </w:rPr>
        <w:t xml:space="preserve">. </w:t>
      </w:r>
      <w:r w:rsidRPr="000B64F1">
        <w:rPr>
          <w:rFonts w:ascii="Times New Roman" w:hAnsi="Times New Roman"/>
          <w:sz w:val="20"/>
        </w:rPr>
        <w:t>自動運転車両が混在した一般道における交通流の円滑性・安全性評価に関する研究</w:t>
      </w:r>
      <w:r w:rsidRPr="000B64F1">
        <w:rPr>
          <w:rFonts w:ascii="Times New Roman" w:hAnsi="Times New Roman"/>
          <w:sz w:val="20"/>
        </w:rPr>
        <w:t>. </w:t>
      </w:r>
      <w:r w:rsidRPr="000B64F1">
        <w:rPr>
          <w:rFonts w:ascii="Times New Roman" w:hAnsi="Times New Roman"/>
          <w:i/>
          <w:iCs/>
          <w:sz w:val="20"/>
        </w:rPr>
        <w:t>交通工学論文集</w:t>
      </w:r>
      <w:r w:rsidRPr="000B64F1">
        <w:rPr>
          <w:rFonts w:ascii="Times New Roman" w:hAnsi="Times New Roman"/>
          <w:sz w:val="20"/>
        </w:rPr>
        <w:t>, 2021, 7.2: A_86-A_93.</w:t>
      </w:r>
      <w:r w:rsidRPr="000B64F1">
        <w:rPr>
          <w:rFonts w:ascii="Times New Roman" w:hAnsi="Times New Roman" w:hint="eastAsia"/>
          <w:sz w:val="20"/>
        </w:rPr>
        <w:t>]</w:t>
      </w:r>
    </w:p>
    <w:p w14:paraId="296C8948" w14:textId="77777777" w:rsidR="000B64F1" w:rsidRPr="000B64F1" w:rsidRDefault="000B64F1" w:rsidP="0029272C">
      <w:pPr>
        <w:wordWrap w:val="0"/>
        <w:rPr>
          <w:rFonts w:ascii="Times New Roman" w:hAnsi="Times New Roman"/>
          <w:sz w:val="20"/>
        </w:rPr>
      </w:pPr>
      <w:bookmarkStart w:id="2233" w:name="ref3"/>
      <w:r w:rsidRPr="000B64F1">
        <w:rPr>
          <w:rFonts w:ascii="Times New Roman" w:hAnsi="Times New Roman" w:hint="eastAsia"/>
          <w:sz w:val="20"/>
        </w:rPr>
        <w:t>3)</w:t>
      </w:r>
      <w:bookmarkEnd w:id="2233"/>
      <w:r w:rsidRPr="000B64F1">
        <w:rPr>
          <w:rFonts w:ascii="Times New Roman" w:hAnsi="Times New Roman"/>
          <w:sz w:val="20"/>
        </w:rPr>
        <w:t xml:space="preserve"> </w:t>
      </w:r>
      <w:r w:rsidRPr="000B64F1">
        <w:rPr>
          <w:rFonts w:ascii="Times New Roman" w:hAnsi="Times New Roman"/>
          <w:sz w:val="20"/>
        </w:rPr>
        <w:t>加藤泰貴</w:t>
      </w:r>
      <w:r w:rsidRPr="000B64F1">
        <w:rPr>
          <w:rFonts w:ascii="Times New Roman" w:hAnsi="Times New Roman"/>
          <w:sz w:val="20"/>
        </w:rPr>
        <w:t xml:space="preserve">; </w:t>
      </w:r>
      <w:r w:rsidRPr="000B64F1">
        <w:rPr>
          <w:rFonts w:ascii="Times New Roman" w:hAnsi="Times New Roman"/>
          <w:sz w:val="20"/>
        </w:rPr>
        <w:t>円山琢也</w:t>
      </w:r>
      <w:r w:rsidRPr="000B64F1">
        <w:rPr>
          <w:rFonts w:ascii="Times New Roman" w:hAnsi="Times New Roman"/>
          <w:sz w:val="20"/>
        </w:rPr>
        <w:t xml:space="preserve">. </w:t>
      </w:r>
      <w:r w:rsidRPr="000B64F1">
        <w:rPr>
          <w:rFonts w:ascii="Times New Roman" w:hAnsi="Times New Roman"/>
          <w:sz w:val="20"/>
        </w:rPr>
        <w:t>ミクロ交通シミュレータを用いた自動運転車両混在を想定した交通流分析</w:t>
      </w:r>
      <w:r w:rsidRPr="000B64F1">
        <w:rPr>
          <w:rFonts w:ascii="Times New Roman" w:hAnsi="Times New Roman"/>
          <w:sz w:val="20"/>
        </w:rPr>
        <w:t>. </w:t>
      </w:r>
      <w:r w:rsidRPr="000B64F1">
        <w:rPr>
          <w:rFonts w:ascii="Times New Roman" w:hAnsi="Times New Roman"/>
          <w:i/>
          <w:iCs/>
          <w:sz w:val="20"/>
        </w:rPr>
        <w:t>交通工学論文集</w:t>
      </w:r>
      <w:r w:rsidRPr="000B64F1">
        <w:rPr>
          <w:rFonts w:ascii="Times New Roman" w:hAnsi="Times New Roman"/>
          <w:sz w:val="20"/>
        </w:rPr>
        <w:t>, 2023, 9.2: A_263-A_271.</w:t>
      </w:r>
    </w:p>
    <w:p w14:paraId="43DB4F5F" w14:textId="77777777" w:rsidR="000B64F1" w:rsidRPr="000B64F1" w:rsidRDefault="000B64F1" w:rsidP="0029272C">
      <w:pPr>
        <w:wordWrap w:val="0"/>
        <w:rPr>
          <w:rFonts w:ascii="Times New Roman" w:hAnsi="Times New Roman"/>
          <w:spacing w:val="-12"/>
          <w:sz w:val="20"/>
        </w:rPr>
      </w:pPr>
      <w:bookmarkStart w:id="2234" w:name="ref4"/>
      <w:r w:rsidRPr="000B64F1">
        <w:rPr>
          <w:rFonts w:ascii="Times New Roman" w:hAnsi="Times New Roman" w:hint="eastAsia"/>
          <w:sz w:val="20"/>
        </w:rPr>
        <w:t>4)</w:t>
      </w:r>
      <w:bookmarkEnd w:id="2234"/>
      <w:r w:rsidRPr="000B64F1">
        <w:rPr>
          <w:rFonts w:ascii="Times New Roman" w:hAnsi="Times New Roman"/>
          <w:sz w:val="20"/>
        </w:rPr>
        <w:t xml:space="preserve"> </w:t>
      </w:r>
      <w:r w:rsidRPr="000B64F1">
        <w:rPr>
          <w:rFonts w:ascii="Times New Roman" w:hAnsi="Times New Roman"/>
          <w:sz w:val="20"/>
        </w:rPr>
        <w:t>鰐部万磨</w:t>
      </w:r>
      <w:r w:rsidRPr="000B64F1">
        <w:rPr>
          <w:rFonts w:ascii="Times New Roman" w:hAnsi="Times New Roman"/>
          <w:sz w:val="20"/>
        </w:rPr>
        <w:t xml:space="preserve">, </w:t>
      </w:r>
      <w:r w:rsidRPr="000B64F1">
        <w:rPr>
          <w:rFonts w:ascii="Times New Roman" w:hAnsi="Times New Roman"/>
          <w:sz w:val="20"/>
        </w:rPr>
        <w:t>柿元祐史</w:t>
      </w:r>
      <w:r w:rsidRPr="000B64F1">
        <w:rPr>
          <w:rFonts w:ascii="Times New Roman" w:hAnsi="Times New Roman"/>
          <w:sz w:val="20"/>
        </w:rPr>
        <w:t xml:space="preserve">, </w:t>
      </w:r>
      <w:r w:rsidRPr="000B64F1">
        <w:rPr>
          <w:rFonts w:ascii="Times New Roman" w:hAnsi="Times New Roman"/>
          <w:sz w:val="20"/>
        </w:rPr>
        <w:t>中村英樹</w:t>
      </w:r>
      <w:r w:rsidRPr="000B64F1">
        <w:rPr>
          <w:rFonts w:ascii="Times New Roman" w:hAnsi="Times New Roman"/>
          <w:sz w:val="20"/>
        </w:rPr>
        <w:t xml:space="preserve">, </w:t>
      </w:r>
      <w:r w:rsidRPr="000B64F1">
        <w:rPr>
          <w:rFonts w:ascii="Times New Roman" w:hAnsi="Times New Roman"/>
          <w:sz w:val="20"/>
        </w:rPr>
        <w:t>井料美帆</w:t>
      </w:r>
      <w:r w:rsidRPr="000B64F1">
        <w:rPr>
          <w:rFonts w:ascii="Times New Roman" w:hAnsi="Times New Roman"/>
          <w:sz w:val="20"/>
        </w:rPr>
        <w:t>. </w:t>
      </w:r>
      <w:r w:rsidRPr="000B64F1">
        <w:rPr>
          <w:rFonts w:ascii="Times New Roman" w:hAnsi="Times New Roman"/>
          <w:sz w:val="20"/>
        </w:rPr>
        <w:t>自動運転車両の混在が信号交差点交通容量に与える影響に関する分析</w:t>
      </w:r>
      <w:r w:rsidRPr="000B64F1">
        <w:rPr>
          <w:rFonts w:ascii="Times New Roman" w:hAnsi="Times New Roman"/>
          <w:sz w:val="20"/>
        </w:rPr>
        <w:t>. </w:t>
      </w:r>
      <w:r w:rsidRPr="000B64F1">
        <w:rPr>
          <w:rFonts w:ascii="Times New Roman" w:hAnsi="Times New Roman"/>
          <w:i/>
          <w:iCs/>
          <w:spacing w:val="-12"/>
          <w:sz w:val="20"/>
        </w:rPr>
        <w:t>交通工学論文集</w:t>
      </w:r>
      <w:r w:rsidRPr="000B64F1">
        <w:rPr>
          <w:rFonts w:ascii="Times New Roman" w:hAnsi="Times New Roman"/>
          <w:spacing w:val="-12"/>
          <w:sz w:val="20"/>
        </w:rPr>
        <w:t>, 2019, 5.2: A_167-A175.</w:t>
      </w:r>
    </w:p>
    <w:p w14:paraId="4F80BC8A" w14:textId="77777777" w:rsidR="000B64F1" w:rsidRPr="000B64F1" w:rsidRDefault="000B64F1" w:rsidP="0029272C">
      <w:pPr>
        <w:wordWrap w:val="0"/>
        <w:rPr>
          <w:rFonts w:ascii="Times New Roman" w:hAnsi="Times New Roman"/>
          <w:sz w:val="20"/>
        </w:rPr>
      </w:pPr>
      <w:bookmarkStart w:id="2235" w:name="ref5"/>
      <w:r w:rsidRPr="000B64F1">
        <w:rPr>
          <w:rFonts w:ascii="Times New Roman" w:hAnsi="Times New Roman" w:hint="eastAsia"/>
          <w:sz w:val="20"/>
        </w:rPr>
        <w:t>5)</w:t>
      </w:r>
      <w:bookmarkEnd w:id="2235"/>
      <w:r w:rsidRPr="000B64F1">
        <w:rPr>
          <w:rFonts w:ascii="Times New Roman" w:hAnsi="Times New Roman" w:hint="eastAsia"/>
          <w:sz w:val="20"/>
        </w:rPr>
        <w:t>国立研究開発法人新エネルギー・産業技術総合開発機構</w:t>
      </w:r>
      <w:r w:rsidRPr="000B64F1">
        <w:rPr>
          <w:rFonts w:ascii="Times New Roman" w:hAnsi="Times New Roman" w:hint="eastAsia"/>
          <w:sz w:val="20"/>
        </w:rPr>
        <w:t>:</w:t>
      </w:r>
      <w:r w:rsidRPr="000B64F1">
        <w:rPr>
          <w:rFonts w:ascii="Times New Roman" w:hAnsi="Times New Roman" w:hint="eastAsia"/>
          <w:sz w:val="20"/>
        </w:rPr>
        <w:t>エネルギー</w:t>
      </w:r>
      <w:r w:rsidRPr="000B64F1">
        <w:rPr>
          <w:rFonts w:ascii="Times New Roman" w:hAnsi="Times New Roman" w:hint="eastAsia"/>
          <w:sz w:val="20"/>
        </w:rPr>
        <w:t>ITS</w:t>
      </w:r>
      <w:r w:rsidRPr="000B64F1">
        <w:rPr>
          <w:rFonts w:ascii="Times New Roman" w:hAnsi="Times New Roman" w:hint="eastAsia"/>
          <w:sz w:val="20"/>
        </w:rPr>
        <w:t>推進事業</w:t>
      </w:r>
      <w:r w:rsidRPr="000B64F1">
        <w:rPr>
          <w:rFonts w:ascii="Times New Roman" w:hAnsi="Times New Roman" w:hint="eastAsia"/>
          <w:sz w:val="20"/>
        </w:rPr>
        <w:t xml:space="preserve">, </w:t>
      </w:r>
      <w:r w:rsidRPr="000B64F1">
        <w:rPr>
          <w:rFonts w:ascii="Times New Roman" w:hAnsi="Times New Roman"/>
          <w:sz w:val="20"/>
        </w:rPr>
        <w:t>https://www.nedo.go.jp/activities/FK_00023.html</w:t>
      </w:r>
      <w:r w:rsidRPr="000B64F1">
        <w:rPr>
          <w:rFonts w:ascii="Times New Roman" w:hAnsi="Times New Roman" w:hint="eastAsia"/>
          <w:sz w:val="20"/>
        </w:rPr>
        <w:t>（参照</w:t>
      </w:r>
      <w:r w:rsidRPr="000B64F1">
        <w:rPr>
          <w:rFonts w:ascii="Times New Roman" w:hAnsi="Times New Roman" w:hint="eastAsia"/>
          <w:sz w:val="20"/>
        </w:rPr>
        <w:t>2023.04.01</w:t>
      </w:r>
      <w:r w:rsidRPr="000B64F1">
        <w:rPr>
          <w:rFonts w:ascii="Times New Roman" w:hAnsi="Times New Roman" w:hint="eastAsia"/>
          <w:sz w:val="20"/>
        </w:rPr>
        <w:t>）</w:t>
      </w:r>
    </w:p>
    <w:p w14:paraId="18CDC97C" w14:textId="77777777" w:rsidR="000B64F1" w:rsidRPr="000B64F1" w:rsidRDefault="000B64F1" w:rsidP="0029272C">
      <w:pPr>
        <w:wordWrap w:val="0"/>
        <w:rPr>
          <w:rFonts w:ascii="Times New Roman" w:hAnsi="Times New Roman"/>
          <w:sz w:val="20"/>
        </w:rPr>
      </w:pPr>
      <w:bookmarkStart w:id="2236" w:name="ref6"/>
      <w:r w:rsidRPr="000B64F1">
        <w:rPr>
          <w:rFonts w:ascii="Times New Roman" w:hAnsi="Times New Roman" w:hint="eastAsia"/>
          <w:sz w:val="20"/>
        </w:rPr>
        <w:t>6)</w:t>
      </w:r>
      <w:bookmarkEnd w:id="2236"/>
      <w:r w:rsidRPr="000B64F1">
        <w:rPr>
          <w:rFonts w:ascii="Times New Roman" w:hAnsi="Times New Roman" w:hint="eastAsia"/>
          <w:sz w:val="20"/>
        </w:rPr>
        <w:t xml:space="preserve"> </w:t>
      </w:r>
      <w:r w:rsidRPr="000B64F1">
        <w:rPr>
          <w:rFonts w:ascii="Times New Roman" w:hAnsi="Times New Roman" w:hint="eastAsia"/>
          <w:sz w:val="20"/>
        </w:rPr>
        <w:t>内閣府</w:t>
      </w:r>
      <w:r w:rsidRPr="000B64F1">
        <w:rPr>
          <w:rFonts w:ascii="Times New Roman" w:hAnsi="Times New Roman" w:hint="eastAsia"/>
          <w:sz w:val="20"/>
        </w:rPr>
        <w:t>:</w:t>
      </w:r>
      <w:r w:rsidRPr="000B64F1">
        <w:rPr>
          <w:rFonts w:ascii="Times New Roman" w:hAnsi="Times New Roman" w:hint="eastAsia"/>
          <w:sz w:val="20"/>
        </w:rPr>
        <w:t>「平成</w:t>
      </w:r>
      <w:r w:rsidRPr="000B64F1">
        <w:rPr>
          <w:rFonts w:ascii="Times New Roman" w:hAnsi="Times New Roman" w:hint="eastAsia"/>
          <w:sz w:val="20"/>
        </w:rPr>
        <w:t>29</w:t>
      </w:r>
      <w:r w:rsidRPr="000B64F1">
        <w:rPr>
          <w:rFonts w:ascii="Times New Roman" w:hAnsi="Times New Roman" w:hint="eastAsia"/>
          <w:sz w:val="20"/>
        </w:rPr>
        <w:t>年度戦略的イノベーション創造プログラム（自動走行システム）：地域交通</w:t>
      </w:r>
      <w:r w:rsidRPr="000B64F1">
        <w:rPr>
          <w:rFonts w:ascii="Times New Roman" w:hAnsi="Times New Roman" w:hint="eastAsia"/>
          <w:sz w:val="20"/>
        </w:rPr>
        <w:t>CO2</w:t>
      </w:r>
      <w:r w:rsidRPr="000B64F1">
        <w:rPr>
          <w:rFonts w:ascii="Times New Roman" w:hAnsi="Times New Roman" w:hint="eastAsia"/>
          <w:sz w:val="20"/>
        </w:rPr>
        <w:t>排出量可視化技術の開発及び実証」</w:t>
      </w:r>
      <w:r w:rsidRPr="000B64F1">
        <w:rPr>
          <w:rFonts w:ascii="Times New Roman" w:hAnsi="Times New Roman" w:hint="eastAsia"/>
          <w:sz w:val="20"/>
        </w:rPr>
        <w:t xml:space="preserve">, </w:t>
      </w:r>
      <w:r w:rsidRPr="000B64F1">
        <w:rPr>
          <w:rFonts w:ascii="Times New Roman" w:hAnsi="Times New Roman"/>
          <w:sz w:val="20"/>
        </w:rPr>
        <w:t>https://www.sip-adus.go.jp/file/506_s.pdf,</w:t>
      </w:r>
      <w:r w:rsidRPr="000B64F1">
        <w:rPr>
          <w:rFonts w:ascii="Times New Roman" w:hAnsi="Times New Roman" w:hint="eastAsia"/>
          <w:sz w:val="20"/>
        </w:rPr>
        <w:t>「平成</w:t>
      </w:r>
      <w:r w:rsidRPr="000B64F1">
        <w:rPr>
          <w:rFonts w:ascii="Times New Roman" w:hAnsi="Times New Roman" w:hint="eastAsia"/>
          <w:sz w:val="20"/>
        </w:rPr>
        <w:t>30</w:t>
      </w:r>
      <w:r w:rsidRPr="000B64F1">
        <w:rPr>
          <w:rFonts w:ascii="Times New Roman" w:hAnsi="Times New Roman" w:hint="eastAsia"/>
          <w:sz w:val="20"/>
        </w:rPr>
        <w:t>年度戦略的イノベーション創造プログラム（自動走行システム）：地域交通</w:t>
      </w:r>
      <w:r w:rsidRPr="000B64F1">
        <w:rPr>
          <w:rFonts w:ascii="Times New Roman" w:hAnsi="Times New Roman" w:hint="eastAsia"/>
          <w:sz w:val="20"/>
        </w:rPr>
        <w:t>CO2</w:t>
      </w:r>
      <w:r w:rsidRPr="000B64F1">
        <w:rPr>
          <w:rFonts w:ascii="Times New Roman" w:hAnsi="Times New Roman" w:hint="eastAsia"/>
          <w:sz w:val="20"/>
        </w:rPr>
        <w:t>排出量可視化技術の開発及び実証」，</w:t>
      </w:r>
    </w:p>
    <w:p w14:paraId="29B75B3C" w14:textId="77777777" w:rsidR="000B64F1" w:rsidRPr="000B64F1" w:rsidRDefault="000B64F1" w:rsidP="0029272C">
      <w:pPr>
        <w:wordWrap w:val="0"/>
        <w:rPr>
          <w:rFonts w:ascii="Times New Roman" w:hAnsi="Times New Roman"/>
          <w:sz w:val="20"/>
        </w:rPr>
      </w:pPr>
      <w:r w:rsidRPr="000B64F1">
        <w:rPr>
          <w:rFonts w:ascii="Times New Roman" w:hAnsi="Times New Roman"/>
          <w:sz w:val="20"/>
        </w:rPr>
        <w:t>https://www.meti.go.jp/meti_lib/report/H30FY/ 000356.pdf</w:t>
      </w:r>
      <w:r w:rsidRPr="000B64F1">
        <w:rPr>
          <w:rFonts w:ascii="Times New Roman" w:hAnsi="Times New Roman" w:hint="eastAsia"/>
          <w:sz w:val="20"/>
        </w:rPr>
        <w:t xml:space="preserve">（参照　</w:t>
      </w:r>
      <w:r w:rsidRPr="000B64F1">
        <w:rPr>
          <w:rFonts w:ascii="Times New Roman" w:hAnsi="Times New Roman" w:hint="eastAsia"/>
          <w:sz w:val="20"/>
        </w:rPr>
        <w:t>2023.04.01</w:t>
      </w:r>
      <w:r w:rsidRPr="000B64F1">
        <w:rPr>
          <w:rFonts w:ascii="Times New Roman" w:hAnsi="Times New Roman" w:hint="eastAsia"/>
          <w:sz w:val="20"/>
        </w:rPr>
        <w:t>）</w:t>
      </w:r>
    </w:p>
    <w:p w14:paraId="7A33E7AF" w14:textId="77777777" w:rsidR="000B64F1" w:rsidRPr="000B64F1" w:rsidRDefault="000B64F1" w:rsidP="0029272C">
      <w:pPr>
        <w:wordWrap w:val="0"/>
        <w:rPr>
          <w:rFonts w:ascii="Times New Roman" w:hAnsi="Times New Roman"/>
          <w:sz w:val="20"/>
        </w:rPr>
      </w:pPr>
      <w:bookmarkStart w:id="2237" w:name="ref7"/>
      <w:r w:rsidRPr="000B64F1">
        <w:rPr>
          <w:rFonts w:ascii="Times New Roman" w:hAnsi="Times New Roman" w:hint="eastAsia"/>
          <w:sz w:val="20"/>
        </w:rPr>
        <w:t>7)</w:t>
      </w:r>
      <w:bookmarkEnd w:id="2237"/>
      <w:r w:rsidRPr="000B64F1">
        <w:rPr>
          <w:rFonts w:ascii="Times New Roman" w:hAnsi="Times New Roman"/>
          <w:sz w:val="20"/>
        </w:rPr>
        <w:t xml:space="preserve"> W J. Schakel, B. Arem, and B. D. Netten:“Effects of Cooperative Adaptive Cruise Control on Traffic Flow Stability”, 13th International IEEE Annual Conference on Intelligent Transportation Systems(2010)</w:t>
      </w:r>
    </w:p>
    <w:p w14:paraId="5ACD8FCC" w14:textId="69FBC244" w:rsidR="000B64F1" w:rsidRPr="0029272C" w:rsidRDefault="0029272C" w:rsidP="0029272C">
      <w:pPr>
        <w:wordWrap w:val="0"/>
        <w:rPr>
          <w:rFonts w:ascii="Times New Roman" w:hAnsi="Times New Roman"/>
          <w:spacing w:val="-12"/>
          <w:sz w:val="20"/>
        </w:rPr>
      </w:pPr>
      <w:r>
        <w:rPr>
          <w:rFonts w:ascii="Times New Roman" w:hAnsi="Times New Roman" w:hint="eastAsia"/>
          <w:sz w:val="20"/>
        </w:rPr>
        <w:t>8</w:t>
      </w:r>
      <w:r w:rsidR="000B64F1" w:rsidRPr="000B64F1">
        <w:rPr>
          <w:rFonts w:ascii="Times New Roman" w:hAnsi="Times New Roman" w:hint="eastAsia"/>
          <w:sz w:val="20"/>
        </w:rPr>
        <w:t>)SIP</w:t>
      </w:r>
      <w:r w:rsidR="000B64F1" w:rsidRPr="000B64F1">
        <w:rPr>
          <w:rFonts w:ascii="Times New Roman" w:hAnsi="Times New Roman" w:hint="eastAsia"/>
          <w:sz w:val="20"/>
        </w:rPr>
        <w:t>自動運転（システムとサービスの拡張）システム実用化</w:t>
      </w:r>
      <w:r w:rsidR="000B64F1" w:rsidRPr="000B64F1">
        <w:rPr>
          <w:rFonts w:ascii="Times New Roman" w:hAnsi="Times New Roman" w:hint="eastAsia"/>
          <w:sz w:val="20"/>
        </w:rPr>
        <w:t xml:space="preserve"> WG,</w:t>
      </w:r>
      <w:r w:rsidR="000B64F1" w:rsidRPr="000B64F1">
        <w:rPr>
          <w:rFonts w:ascii="Times New Roman" w:hAnsi="Times New Roman" w:hint="eastAsia"/>
          <w:sz w:val="20"/>
        </w:rPr>
        <w:t>協調型自動運転通信方式検討</w:t>
      </w:r>
      <w:r w:rsidR="000B64F1" w:rsidRPr="000B64F1">
        <w:rPr>
          <w:rFonts w:ascii="Times New Roman" w:hAnsi="Times New Roman" w:hint="eastAsia"/>
          <w:sz w:val="20"/>
        </w:rPr>
        <w:t>TF,SIP</w:t>
      </w:r>
      <w:r w:rsidR="000B64F1" w:rsidRPr="000B64F1">
        <w:rPr>
          <w:rFonts w:ascii="Times New Roman" w:hAnsi="Times New Roman" w:hint="eastAsia"/>
          <w:sz w:val="20"/>
        </w:rPr>
        <w:t>協調型自動運転ユースケース</w:t>
      </w:r>
      <w:r w:rsidR="000B64F1" w:rsidRPr="000B64F1">
        <w:rPr>
          <w:rFonts w:ascii="Times New Roman" w:hAnsi="Times New Roman" w:hint="eastAsia"/>
          <w:sz w:val="20"/>
        </w:rPr>
        <w:t>-2019</w:t>
      </w:r>
      <w:r w:rsidR="000B64F1" w:rsidRPr="000B64F1">
        <w:rPr>
          <w:rFonts w:ascii="Times New Roman" w:hAnsi="Times New Roman" w:hint="eastAsia"/>
          <w:sz w:val="20"/>
        </w:rPr>
        <w:t>年度協調型自動運転通信方式検討</w:t>
      </w:r>
      <w:r w:rsidR="000B64F1" w:rsidRPr="000B64F1">
        <w:rPr>
          <w:rFonts w:ascii="Times New Roman" w:hAnsi="Times New Roman" w:hint="eastAsia"/>
          <w:sz w:val="20"/>
        </w:rPr>
        <w:t>TF</w:t>
      </w:r>
      <w:r w:rsidR="000B64F1" w:rsidRPr="000B64F1">
        <w:rPr>
          <w:rFonts w:ascii="Times New Roman" w:hAnsi="Times New Roman" w:hint="eastAsia"/>
          <w:sz w:val="20"/>
        </w:rPr>
        <w:t>活動報告</w:t>
      </w:r>
      <w:r w:rsidR="000B64F1" w:rsidRPr="000B64F1">
        <w:rPr>
          <w:rFonts w:ascii="Times New Roman" w:hAnsi="Times New Roman" w:hint="eastAsia"/>
          <w:sz w:val="20"/>
        </w:rPr>
        <w:t>-,</w:t>
      </w:r>
      <w:r w:rsidR="000B64F1" w:rsidRPr="000B64F1">
        <w:rPr>
          <w:rFonts w:ascii="Times New Roman" w:hAnsi="Times New Roman"/>
          <w:sz w:val="20"/>
        </w:rPr>
        <w:t>https://www.sip-adus.go.jp/rd/rddata/usecase.pdf</w:t>
      </w:r>
      <w:r w:rsidR="000B64F1" w:rsidRPr="000B64F1">
        <w:rPr>
          <w:rFonts w:ascii="Times New Roman" w:hAnsi="Times New Roman" w:hint="eastAsia"/>
          <w:sz w:val="20"/>
        </w:rPr>
        <w:t>,</w:t>
      </w:r>
      <w:r w:rsidR="000B64F1" w:rsidRPr="000B64F1">
        <w:rPr>
          <w:rFonts w:ascii="Times New Roman" w:hAnsi="Times New Roman"/>
          <w:sz w:val="20"/>
        </w:rPr>
        <w:t>2</w:t>
      </w:r>
      <w:r w:rsidR="000B64F1" w:rsidRPr="000B64F1">
        <w:rPr>
          <w:rFonts w:ascii="Times New Roman" w:hAnsi="Times New Roman" w:hint="eastAsia"/>
          <w:sz w:val="20"/>
        </w:rPr>
        <w:t>022</w:t>
      </w:r>
      <w:r>
        <w:rPr>
          <w:rFonts w:ascii="Times New Roman" w:hAnsi="Times New Roman" w:hint="eastAsia"/>
          <w:sz w:val="20"/>
        </w:rPr>
        <w:t>，</w:t>
      </w:r>
      <w:r w:rsidR="000B64F1" w:rsidRPr="000B64F1">
        <w:rPr>
          <w:rFonts w:ascii="Times New Roman" w:hAnsi="Times New Roman" w:hint="eastAsia"/>
          <w:spacing w:val="-12"/>
          <w:sz w:val="20"/>
        </w:rPr>
        <w:t xml:space="preserve">（参照　</w:t>
      </w:r>
      <w:r w:rsidR="000B64F1" w:rsidRPr="000B64F1">
        <w:rPr>
          <w:rFonts w:ascii="Times New Roman" w:hAnsi="Times New Roman" w:hint="eastAsia"/>
          <w:spacing w:val="-12"/>
          <w:sz w:val="20"/>
        </w:rPr>
        <w:t>2023.04.01</w:t>
      </w:r>
      <w:r w:rsidR="000B64F1" w:rsidRPr="000B64F1">
        <w:rPr>
          <w:rFonts w:ascii="Times New Roman" w:hAnsi="Times New Roman" w:hint="eastAsia"/>
          <w:spacing w:val="-12"/>
          <w:sz w:val="20"/>
        </w:rPr>
        <w:t>）</w:t>
      </w:r>
    </w:p>
    <w:sectPr w:rsidR="000B64F1" w:rsidRPr="0029272C">
      <w:type w:val="continuous"/>
      <w:pgSz w:w="11906" w:h="16838" w:code="9"/>
      <w:pgMar w:top="1701" w:right="1134" w:bottom="1701" w:left="1134" w:header="851" w:footer="992" w:gutter="0"/>
      <w:cols w:num="2" w:space="398"/>
      <w:docGrid w:type="lines" w:linePitch="29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 w:author="ゲスト ユーザー" w:date="2025-10-23T17:13:00Z" w:initials="ゲユ">
    <w:p w14:paraId="32229B90" w14:textId="77777777" w:rsidR="000B64F1" w:rsidRDefault="000B64F1" w:rsidP="000B64F1">
      <w:pPr>
        <w:ind w:left="105" w:firstLine="210"/>
      </w:pPr>
      <w:r>
        <w:annotationRef/>
      </w:r>
      <w:r w:rsidRPr="67BDCF62">
        <w:t>長谷川：</w:t>
      </w:r>
    </w:p>
    <w:p w14:paraId="74B6BC40" w14:textId="77777777" w:rsidR="000B64F1" w:rsidRDefault="000B64F1" w:rsidP="000B64F1">
      <w:pPr>
        <w:ind w:left="105" w:firstLine="210"/>
      </w:pPr>
      <w:r w:rsidRPr="58BBE94B">
        <w:t>日本の自動運転導入について，本研究に関連のある部分のみまとめてはいかがでしょうか．具体的には，下記のようなポイントです．</w:t>
      </w:r>
    </w:p>
    <w:p w14:paraId="2160D465" w14:textId="77777777" w:rsidR="000B64F1" w:rsidRDefault="000B64F1" w:rsidP="000B64F1">
      <w:pPr>
        <w:ind w:left="105" w:firstLine="210"/>
      </w:pPr>
      <w:r w:rsidRPr="306B6C8E">
        <w:t>・運転手不足問題を解決するためのバス型が多いこと</w:t>
      </w:r>
    </w:p>
    <w:p w14:paraId="1AC0E4F6" w14:textId="77777777" w:rsidR="000B64F1" w:rsidRDefault="000B64F1" w:rsidP="000B64F1">
      <w:pPr>
        <w:ind w:left="105" w:firstLine="210"/>
      </w:pPr>
      <w:r w:rsidRPr="0F2E3266">
        <w:t>・安全確保のため，多くが補助ドライバーを必要としていること</w:t>
      </w:r>
    </w:p>
    <w:p w14:paraId="751C62AB" w14:textId="77777777" w:rsidR="000B64F1" w:rsidRDefault="000B64F1" w:rsidP="000B64F1">
      <w:pPr>
        <w:ind w:left="105" w:firstLine="210"/>
      </w:pPr>
      <w:r w:rsidRPr="1FCB2BE3">
        <w:t>・遠隔監視タイプの自動運転車は非常に低速で走行していること（永平寺や，ナビアのアルマ等）</w:t>
      </w:r>
    </w:p>
  </w:comment>
  <w:comment w:id="63" w:author="ゲスト ユーザー" w:date="2025-10-23T17:09:00Z" w:initials="ゲユ">
    <w:p w14:paraId="79B48E5E" w14:textId="77777777" w:rsidR="003E159C" w:rsidRDefault="003E159C" w:rsidP="003E159C">
      <w:pPr>
        <w:ind w:left="105" w:firstLine="210"/>
      </w:pPr>
      <w:r>
        <w:annotationRef/>
      </w:r>
      <w:r w:rsidRPr="6C9F5B4F">
        <w:t>長谷川：</w:t>
      </w:r>
    </w:p>
    <w:p w14:paraId="1EC69B45" w14:textId="77777777" w:rsidR="003E159C" w:rsidRDefault="003E159C" w:rsidP="003E159C">
      <w:pPr>
        <w:ind w:left="105" w:firstLine="210"/>
      </w:pPr>
      <w:r w:rsidRPr="3E74B22A">
        <w:t>「慎重な運転挙動」とは何かを定義する必要があります．また，全文に渡って「慎重」「穏やか」「低速」等の言葉が混在しないように，一度定義したらその言葉を使い続けてください．</w:t>
      </w:r>
    </w:p>
  </w:comment>
  <w:comment w:id="64" w:author="響生 畠中" w:date="2025-10-27T04:42:00Z" w:initials="響畠">
    <w:p w14:paraId="443F67EE" w14:textId="77777777" w:rsidR="003E159C" w:rsidRDefault="003E159C" w:rsidP="003E159C">
      <w:pPr>
        <w:pStyle w:val="a8"/>
        <w:ind w:left="90" w:firstLine="180"/>
      </w:pPr>
      <w:r>
        <w:rPr>
          <w:rStyle w:val="a7"/>
        </w:rPr>
        <w:annotationRef/>
      </w:r>
      <w:r>
        <w:rPr>
          <w:rFonts w:hint="eastAsia"/>
        </w:rPr>
        <w:t>加速度が小さく、希望速度も小さいような，慎重な運転挙動をする自動運転バス，でいかがでしょうか．</w:t>
      </w:r>
      <w:r>
        <w:br/>
      </w:r>
      <w:r>
        <w:rPr>
          <w:rFonts w:hint="eastAsia"/>
        </w:rPr>
        <w:t>具体的な運転挙動パラメータは手法のところで書いているのでここではこの程度でよいかと思いました．</w:t>
      </w:r>
    </w:p>
  </w:comment>
  <w:comment w:id="65" w:author="響生 畠中" w:date="2025-10-31T14:22:00Z" w:initials="響畠">
    <w:p w14:paraId="4F82E256" w14:textId="77777777" w:rsidR="003E159C" w:rsidRDefault="003E159C" w:rsidP="003E159C">
      <w:pPr>
        <w:pStyle w:val="a8"/>
      </w:pPr>
      <w:r>
        <w:rPr>
          <w:rStyle w:val="a7"/>
        </w:rPr>
        <w:annotationRef/>
      </w:r>
      <w:r>
        <w:rPr>
          <w:rFonts w:hint="eastAsia"/>
        </w:rPr>
        <w:t>「慎重な」で統一します．</w:t>
      </w:r>
    </w:p>
  </w:comment>
  <w:comment w:id="66" w:author="悠 長谷川" w:date="2025-11-04T21:24:00Z" w:initials="悠長">
    <w:p w14:paraId="719B05B7" w14:textId="77777777" w:rsidR="003E159C" w:rsidRDefault="003E159C" w:rsidP="003E159C">
      <w:pPr>
        <w:pStyle w:val="a8"/>
      </w:pPr>
      <w:r>
        <w:rPr>
          <w:rStyle w:val="a7"/>
        </w:rPr>
        <w:annotationRef/>
      </w:r>
      <w:r>
        <w:rPr>
          <w:rFonts w:hint="eastAsia"/>
        </w:rPr>
        <w:t>一旦用語の統一をはかるために，私が付け加えた部分も「慎重な」という言葉遣いをしていますが，大口先生のコメントを反映して「低速・低加速バス」等の，物理状況を表す表現に置き換えてください．</w:t>
      </w:r>
    </w:p>
  </w:comment>
  <w:comment w:id="67" w:author="響生 畠中" w:date="2025-11-05T07:18:00Z" w:initials="響畠">
    <w:p w14:paraId="26DD07E3" w14:textId="77777777" w:rsidR="00FF69CE" w:rsidRDefault="00FF69CE" w:rsidP="00FF69CE">
      <w:pPr>
        <w:pStyle w:val="a8"/>
      </w:pPr>
      <w:r>
        <w:rPr>
          <w:rStyle w:val="a7"/>
        </w:rPr>
        <w:annotationRef/>
      </w:r>
      <w:r>
        <w:rPr>
          <w:rFonts w:hint="eastAsia"/>
        </w:rPr>
        <w:t>「前後・左右加速度の変動を極力抑え、希望速度も小さい」という説明をしたうえで，「低速・低加速」と置き換えました．</w:t>
      </w:r>
    </w:p>
  </w:comment>
  <w:comment w:id="70" w:author="ゲスト ユーザー" w:date="2025-10-23T17:16:00Z" w:initials="ゲユ">
    <w:p w14:paraId="5D0227E4" w14:textId="73923E64" w:rsidR="000B64F1" w:rsidRDefault="000B64F1" w:rsidP="000B64F1">
      <w:pPr>
        <w:ind w:left="105" w:firstLine="210"/>
      </w:pPr>
      <w:r>
        <w:annotationRef/>
      </w:r>
      <w:r w:rsidRPr="0E957C64">
        <w:t>長谷川：</w:t>
      </w:r>
    </w:p>
    <w:p w14:paraId="36C133B7" w14:textId="77777777" w:rsidR="000B64F1" w:rsidRDefault="000B64F1" w:rsidP="000B64F1">
      <w:pPr>
        <w:ind w:left="105" w:firstLine="210"/>
      </w:pPr>
      <w:r w:rsidRPr="19F272BD">
        <w:t>本研究では「既存のバスよりも慎重な自動運転車」を仮定しているので，自家用車との比較は，</w:t>
      </w:r>
      <w:r w:rsidRPr="19F272BD">
        <w:t>Introduction</w:t>
      </w:r>
      <w:r w:rsidRPr="19F272BD">
        <w:t>の文章としては適切ではないかもしれません．遠隔監視のように車掌もいないタイプの自動運転だと，車内転倒事故等のときにすぐに対応できる人員がいないので，「既存のバスよりも」自動運転バスの方がより慎重な運転が求められるというロジックはあるかもしれません．</w:t>
      </w:r>
    </w:p>
  </w:comment>
  <w:comment w:id="71" w:author="響生 畠中" w:date="2025-10-27T04:39:00Z" w:initials="響畠">
    <w:p w14:paraId="2CE9BDD0" w14:textId="77777777" w:rsidR="000B64F1" w:rsidRDefault="000B64F1" w:rsidP="000B64F1">
      <w:pPr>
        <w:pStyle w:val="a8"/>
        <w:ind w:left="90" w:firstLine="180"/>
      </w:pPr>
      <w:r>
        <w:rPr>
          <w:rStyle w:val="a7"/>
        </w:rPr>
        <w:annotationRef/>
      </w:r>
      <w:r>
        <w:rPr>
          <w:rFonts w:hint="eastAsia"/>
        </w:rPr>
        <w:t>自家用車よりも，公共交通であるバスのほうが自動運転化されるニーズが高いというニュアンスで書いているのですが，いかがでしょうか？</w:t>
      </w:r>
    </w:p>
  </w:comment>
  <w:comment w:id="101" w:author="ゲスト ユーザー" w:date="2025-10-23T17:09:00Z" w:initials="ゲユ">
    <w:p w14:paraId="1E238F3C" w14:textId="77777777" w:rsidR="000B64F1" w:rsidRDefault="000B64F1" w:rsidP="000B64F1">
      <w:pPr>
        <w:ind w:left="105" w:firstLine="210"/>
      </w:pPr>
      <w:r>
        <w:annotationRef/>
      </w:r>
      <w:r w:rsidRPr="6C9F5B4F">
        <w:t>長谷川：</w:t>
      </w:r>
    </w:p>
    <w:p w14:paraId="553AACE3" w14:textId="77777777" w:rsidR="000B64F1" w:rsidRDefault="000B64F1" w:rsidP="000B64F1">
      <w:pPr>
        <w:ind w:left="105" w:firstLine="210"/>
      </w:pPr>
      <w:r w:rsidRPr="3E74B22A">
        <w:t>「慎重な運転挙動」とは何かを定義する必要があります．また，全文に渡って「慎重」「穏やか」「低速」等の言葉が混在しないように，一度定義したらその言葉を使い続けてください．</w:t>
      </w:r>
    </w:p>
  </w:comment>
  <w:comment w:id="102" w:author="響生 畠中" w:date="2025-10-27T04:42:00Z" w:initials="響畠">
    <w:p w14:paraId="4707743B" w14:textId="77777777" w:rsidR="000B64F1" w:rsidRDefault="000B64F1" w:rsidP="000B64F1">
      <w:pPr>
        <w:pStyle w:val="a8"/>
        <w:ind w:left="90" w:firstLine="180"/>
      </w:pPr>
      <w:r>
        <w:rPr>
          <w:rStyle w:val="a7"/>
        </w:rPr>
        <w:annotationRef/>
      </w:r>
      <w:r>
        <w:rPr>
          <w:rFonts w:hint="eastAsia"/>
        </w:rPr>
        <w:t>加速度が小さく、希望速度も小さいような，慎重な運転挙動をする自動運転バス，でいかがでしょうか．</w:t>
      </w:r>
      <w:r>
        <w:br/>
      </w:r>
      <w:r>
        <w:rPr>
          <w:rFonts w:hint="eastAsia"/>
        </w:rPr>
        <w:t>具体的な運転挙動パラメータは手法のところで書いているのでここではこの程度でよいかと思いました．</w:t>
      </w:r>
    </w:p>
  </w:comment>
  <w:comment w:id="103" w:author="響生 畠中" w:date="2025-10-31T14:22:00Z" w:initials="響畠">
    <w:p w14:paraId="0402C744" w14:textId="77777777" w:rsidR="000B64F1" w:rsidRDefault="000B64F1" w:rsidP="000B64F1">
      <w:pPr>
        <w:pStyle w:val="a8"/>
      </w:pPr>
      <w:r>
        <w:rPr>
          <w:rStyle w:val="a7"/>
        </w:rPr>
        <w:annotationRef/>
      </w:r>
      <w:r>
        <w:rPr>
          <w:rFonts w:hint="eastAsia"/>
        </w:rPr>
        <w:t>「慎重な」で統一します．</w:t>
      </w:r>
    </w:p>
  </w:comment>
  <w:comment w:id="128" w:author="ゲスト ユーザー" w:date="2025-10-23T17:25:00Z" w:initials="ゲユ">
    <w:p w14:paraId="79A32848" w14:textId="77777777" w:rsidR="000B64F1" w:rsidRDefault="000B64F1" w:rsidP="000B64F1">
      <w:pPr>
        <w:ind w:left="105" w:firstLine="210"/>
      </w:pPr>
      <w:r>
        <w:annotationRef/>
      </w:r>
      <w:r w:rsidRPr="3AADC008">
        <w:t>長谷川：</w:t>
      </w:r>
    </w:p>
    <w:p w14:paraId="034D5549" w14:textId="77777777" w:rsidR="000B64F1" w:rsidRDefault="000B64F1" w:rsidP="000B64F1">
      <w:pPr>
        <w:ind w:left="105" w:firstLine="210"/>
      </w:pPr>
      <w:r w:rsidRPr="4CF60696">
        <w:t>具体的な対象地の選定やその理由は，</w:t>
      </w:r>
      <w:r w:rsidRPr="4CF60696">
        <w:t>3.</w:t>
      </w:r>
      <w:r w:rsidRPr="4CF60696">
        <w:t>手法</w:t>
      </w:r>
      <w:r w:rsidRPr="4CF60696">
        <w:t xml:space="preserve"> </w:t>
      </w:r>
      <w:r w:rsidRPr="4CF60696">
        <w:t>にまとめて記載しましょう．</w:t>
      </w:r>
    </w:p>
  </w:comment>
  <w:comment w:id="129" w:author="響生 畠中" w:date="2025-10-27T04:48:00Z" w:initials="響畠">
    <w:p w14:paraId="48CD8033" w14:textId="77777777" w:rsidR="000B64F1" w:rsidRDefault="000B64F1" w:rsidP="000B64F1">
      <w:pPr>
        <w:pStyle w:val="a8"/>
        <w:ind w:left="90" w:firstLine="180"/>
      </w:pPr>
      <w:r>
        <w:rPr>
          <w:rStyle w:val="a7"/>
        </w:rPr>
        <w:annotationRef/>
      </w:r>
      <w:r>
        <w:t>3</w:t>
      </w:r>
      <w:r>
        <w:rPr>
          <w:rFonts w:hint="eastAsia"/>
        </w:rPr>
        <w:t>章冒頭に移動しました</w:t>
      </w:r>
    </w:p>
  </w:comment>
  <w:comment w:id="131" w:author="ゲスト ユーザー" w:date="2025-10-23T17:26:00Z" w:initials="ゲユ">
    <w:p w14:paraId="0EBC0497" w14:textId="77777777" w:rsidR="000B64F1" w:rsidRDefault="000B64F1" w:rsidP="000B64F1">
      <w:pPr>
        <w:ind w:left="105" w:firstLine="210"/>
      </w:pPr>
      <w:r>
        <w:annotationRef/>
      </w:r>
      <w:r w:rsidRPr="516D8819">
        <w:t>長谷川：</w:t>
      </w:r>
    </w:p>
    <w:p w14:paraId="5E08DA16" w14:textId="77777777" w:rsidR="000B64F1" w:rsidRDefault="000B64F1" w:rsidP="000B64F1">
      <w:pPr>
        <w:ind w:left="105" w:firstLine="210"/>
      </w:pPr>
      <w:r w:rsidRPr="13591FCA">
        <w:t>明確に，具体的に記述しましょう．</w:t>
      </w:r>
    </w:p>
  </w:comment>
  <w:comment w:id="132" w:author="響生 畠中" w:date="2025-10-27T04:28:00Z" w:initials="響畠">
    <w:p w14:paraId="14A377E7" w14:textId="77777777" w:rsidR="000B64F1" w:rsidRDefault="000B64F1" w:rsidP="000B64F1">
      <w:pPr>
        <w:pStyle w:val="a8"/>
        <w:ind w:left="90" w:firstLine="180"/>
      </w:pPr>
      <w:r>
        <w:rPr>
          <w:rStyle w:val="a7"/>
        </w:rPr>
        <w:annotationRef/>
      </w:r>
      <w:r>
        <w:rPr>
          <w:rFonts w:hint="eastAsia"/>
          <w:color w:val="333333"/>
          <w:highlight w:val="white"/>
        </w:rPr>
        <w:t>何がという主語を入れた方が良い。</w:t>
      </w:r>
      <w:r>
        <w:t xml:space="preserve"> </w:t>
      </w:r>
    </w:p>
  </w:comment>
  <w:comment w:id="133" w:author="響生 畠中" w:date="2025-10-27T04:28:00Z" w:initials="響畠">
    <w:p w14:paraId="5E3BA0B3" w14:textId="77777777" w:rsidR="000B64F1" w:rsidRDefault="000B64F1" w:rsidP="000B64F1">
      <w:pPr>
        <w:pStyle w:val="a8"/>
        <w:ind w:left="90" w:firstLine="180"/>
      </w:pPr>
      <w:r>
        <w:rPr>
          <w:rStyle w:val="a7"/>
        </w:rPr>
        <w:annotationRef/>
      </w:r>
      <w:r>
        <w:rPr>
          <w:rFonts w:hint="eastAsia"/>
          <w:color w:val="333333"/>
          <w:highlight w:val="white"/>
        </w:rPr>
        <w:t>「今後の実証実験や実用化に向けて講じるべき施策を明らかにすること」これに対する結論はどこになりますか？</w:t>
      </w:r>
      <w:r>
        <w:t xml:space="preserve"> </w:t>
      </w:r>
    </w:p>
  </w:comment>
  <w:comment w:id="134" w:author="響生 畠中" w:date="2025-10-31T14:24:00Z" w:initials="響畠">
    <w:p w14:paraId="3090CD51" w14:textId="77777777" w:rsidR="000B64F1" w:rsidRDefault="000B64F1" w:rsidP="000B64F1">
      <w:pPr>
        <w:pStyle w:val="a8"/>
      </w:pPr>
      <w:r>
        <w:rPr>
          <w:rStyle w:val="a7"/>
        </w:rPr>
        <w:annotationRef/>
      </w:r>
      <w:r>
        <w:rPr>
          <w:rFonts w:hint="eastAsia"/>
        </w:rPr>
        <w:t>信号制御が一つの結論となります．</w:t>
      </w:r>
      <w:r>
        <w:br/>
      </w:r>
      <w:r>
        <w:rPr>
          <w:rFonts w:hint="eastAsia"/>
        </w:rPr>
        <w:t>あるいはまずは空いている時間帯での走行するといったことも考えられます</w:t>
      </w:r>
    </w:p>
  </w:comment>
  <w:comment w:id="130" w:author="響生 畠中" w:date="2025-10-27T04:29:00Z" w:initials="響畠">
    <w:p w14:paraId="3E21718B" w14:textId="77777777" w:rsidR="000B64F1" w:rsidRDefault="000B64F1" w:rsidP="000B64F1">
      <w:pPr>
        <w:pStyle w:val="a8"/>
        <w:ind w:left="90" w:firstLine="180"/>
      </w:pPr>
      <w:r>
        <w:rPr>
          <w:rStyle w:val="a7"/>
        </w:rPr>
        <w:annotationRef/>
      </w:r>
      <w:r>
        <w:rPr>
          <w:rFonts w:hint="eastAsia"/>
          <w:color w:val="333333"/>
          <w:highlight w:val="white"/>
        </w:rPr>
        <w:t>目的を先頭に記述した方が良いです</w:t>
      </w:r>
      <w:r>
        <w:t xml:space="preserve"> </w:t>
      </w:r>
    </w:p>
  </w:comment>
  <w:comment w:id="174" w:author="ゲスト ユーザー" w:date="2025-10-23T17:33:00Z" w:initials="ゲユ">
    <w:p w14:paraId="240DC886" w14:textId="77777777" w:rsidR="000B64F1" w:rsidRDefault="000B64F1" w:rsidP="000B64F1">
      <w:pPr>
        <w:ind w:left="105" w:firstLine="210"/>
      </w:pPr>
      <w:r>
        <w:annotationRef/>
      </w:r>
      <w:r w:rsidRPr="6592C4FA">
        <w:t>長谷川：</w:t>
      </w:r>
    </w:p>
    <w:p w14:paraId="3FD28D27" w14:textId="77777777" w:rsidR="000B64F1" w:rsidRDefault="000B64F1" w:rsidP="000B64F1">
      <w:pPr>
        <w:ind w:left="105" w:firstLine="210"/>
      </w:pPr>
      <w:r w:rsidRPr="19431125">
        <w:t>本研究の肝になる概念ですので，「慎重なパラメータ」「反応時間は早いというパラメータ」「強気な運転挙動」が具体的に何を意味しており，具体的にどうやって設定しているかを記述しましょう．</w:t>
      </w:r>
    </w:p>
    <w:p w14:paraId="0B7DEE28" w14:textId="77777777" w:rsidR="000B64F1" w:rsidRDefault="000B64F1" w:rsidP="000B64F1">
      <w:pPr>
        <w:ind w:left="105" w:firstLine="210"/>
      </w:pPr>
      <w:r w:rsidRPr="629DBACF">
        <w:t>本研究の設定でも，このような既往研究の考え方を一部踏襲，あるいは問題があれば修正してシミュレータ上で表現していることを</w:t>
      </w:r>
      <w:r w:rsidRPr="629DBACF">
        <w:t>2</w:t>
      </w:r>
      <w:r w:rsidRPr="629DBACF">
        <w:t>章と</w:t>
      </w:r>
      <w:r w:rsidRPr="629DBACF">
        <w:t>3</w:t>
      </w:r>
      <w:r w:rsidRPr="629DBACF">
        <w:t>章を使って表現しましょう．</w:t>
      </w:r>
    </w:p>
  </w:comment>
  <w:comment w:id="232" w:author="ゲスト ユーザー" w:date="2025-10-23T17:34:00Z" w:initials="ゲユ">
    <w:p w14:paraId="792637F7" w14:textId="77777777" w:rsidR="000B64F1" w:rsidRDefault="000B64F1" w:rsidP="000B64F1">
      <w:pPr>
        <w:pStyle w:val="a8"/>
        <w:ind w:left="90" w:firstLine="180"/>
      </w:pPr>
      <w:r>
        <w:rPr>
          <w:rStyle w:val="a7"/>
        </w:rPr>
        <w:annotationRef/>
      </w:r>
      <w:r w:rsidRPr="4A8CD333">
        <w:t>長谷川：</w:t>
      </w:r>
    </w:p>
    <w:p w14:paraId="4A3DEADA" w14:textId="77777777" w:rsidR="000B64F1" w:rsidRDefault="000B64F1" w:rsidP="000B64F1">
      <w:pPr>
        <w:pStyle w:val="a8"/>
        <w:ind w:left="105" w:firstLine="210"/>
      </w:pPr>
      <w:r w:rsidRPr="1BB924E4">
        <w:t>本研究では，車両挙動のパラメータ設定の，複数のシナリオを作成しての感度分析はしていないのですよね．本研究で解決できていないのなら，先行研究の問題を指摘するのは遠慮しておきましょう．</w:t>
      </w:r>
    </w:p>
  </w:comment>
  <w:comment w:id="236" w:author="悠 長谷川" w:date="2025-11-04T21:40:00Z" w:initials="悠長">
    <w:p w14:paraId="3536AEDA" w14:textId="77777777" w:rsidR="00E0456D" w:rsidRDefault="00E0456D" w:rsidP="00E0456D">
      <w:pPr>
        <w:pStyle w:val="a8"/>
      </w:pPr>
      <w:r>
        <w:rPr>
          <w:rStyle w:val="a7"/>
        </w:rPr>
        <w:annotationRef/>
      </w:r>
      <w:r>
        <w:rPr>
          <w:rFonts w:hint="eastAsia"/>
        </w:rPr>
        <w:t>長谷川：</w:t>
      </w:r>
      <w:r>
        <w:br/>
      </w:r>
      <w:r>
        <w:rPr>
          <w:rFonts w:hint="eastAsia"/>
        </w:rPr>
        <w:t>引用の形で根拠を示しましょう．</w:t>
      </w:r>
    </w:p>
  </w:comment>
  <w:comment w:id="252" w:author="ゲスト ユーザー" w:date="2025-10-23T17:44:00Z" w:initials="ゲユ">
    <w:p w14:paraId="44678B3B" w14:textId="5EA5D24F" w:rsidR="000B64F1" w:rsidRDefault="000B64F1" w:rsidP="000B64F1">
      <w:pPr>
        <w:pStyle w:val="a8"/>
        <w:ind w:left="90" w:firstLine="180"/>
      </w:pPr>
      <w:r>
        <w:rPr>
          <w:rStyle w:val="a7"/>
        </w:rPr>
        <w:annotationRef/>
      </w:r>
      <w:r w:rsidRPr="0E666370">
        <w:t>長谷川：</w:t>
      </w:r>
    </w:p>
    <w:p w14:paraId="53552EB3" w14:textId="77777777" w:rsidR="000B64F1" w:rsidRDefault="000B64F1" w:rsidP="000B64F1">
      <w:pPr>
        <w:pStyle w:val="a8"/>
        <w:ind w:left="105" w:firstLine="210"/>
      </w:pPr>
      <w:r w:rsidRPr="1B6015FC">
        <w:t>対象エリアについて，バスの</w:t>
      </w:r>
      <w:r w:rsidRPr="1B6015FC">
        <w:t>OD</w:t>
      </w:r>
      <w:r w:rsidRPr="1B6015FC">
        <w:t>と台数や，自家用車も含めた全体の交通量等の基礎的な情報が必要ではないでしょうか．</w:t>
      </w:r>
    </w:p>
  </w:comment>
  <w:comment w:id="259" w:author="ゲスト ユーザー" w:date="2025-10-23T17:39:00Z" w:initials="ゲユ">
    <w:p w14:paraId="05ED61D2" w14:textId="77777777" w:rsidR="000B64F1" w:rsidRDefault="000B64F1" w:rsidP="000B64F1">
      <w:pPr>
        <w:pStyle w:val="a8"/>
        <w:ind w:left="90" w:firstLine="180"/>
      </w:pPr>
      <w:r>
        <w:rPr>
          <w:rStyle w:val="a7"/>
        </w:rPr>
        <w:annotationRef/>
      </w:r>
      <w:r w:rsidRPr="47581303">
        <w:t>長谷川：</w:t>
      </w:r>
    </w:p>
    <w:p w14:paraId="7ECE7221" w14:textId="77777777" w:rsidR="000B64F1" w:rsidRDefault="000B64F1" w:rsidP="000B64F1">
      <w:pPr>
        <w:pStyle w:val="a8"/>
        <w:ind w:left="105" w:firstLine="210"/>
      </w:pPr>
      <w:r w:rsidRPr="3B382CF6">
        <w:t>後付の理由でも構いませんので，柏の葉エリアを対象地に選定した理由を作文してください．</w:t>
      </w:r>
    </w:p>
  </w:comment>
  <w:comment w:id="260" w:author="響生 畠中" w:date="2025-10-27T04:51:00Z" w:initials="響畠">
    <w:p w14:paraId="50FD48B5" w14:textId="77777777" w:rsidR="000B64F1" w:rsidRDefault="000B64F1" w:rsidP="000B64F1">
      <w:pPr>
        <w:pStyle w:val="a8"/>
        <w:ind w:left="90" w:firstLine="180"/>
      </w:pPr>
      <w:r>
        <w:rPr>
          <w:rStyle w:val="a7"/>
        </w:rPr>
        <w:annotationRef/>
      </w:r>
      <w:r>
        <w:rPr>
          <w:rFonts w:hint="eastAsia"/>
        </w:rPr>
        <w:t>柏の葉で自動運転バスを走らせている動きがある，というのでは弱いでしょうか</w:t>
      </w:r>
      <w:r>
        <w:t>…?</w:t>
      </w:r>
    </w:p>
  </w:comment>
  <w:comment w:id="300" w:author="ゲスト ユーザー" w:date="2025-10-23T17:41:00Z" w:initials="ゲユ">
    <w:p w14:paraId="1FDB372D" w14:textId="77777777" w:rsidR="000B64F1" w:rsidRDefault="000B64F1" w:rsidP="000B64F1">
      <w:pPr>
        <w:pStyle w:val="a8"/>
        <w:ind w:left="90" w:firstLine="180"/>
      </w:pPr>
      <w:r>
        <w:rPr>
          <w:rStyle w:val="a7"/>
        </w:rPr>
        <w:annotationRef/>
      </w:r>
      <w:r w:rsidRPr="37813FD3">
        <w:t>長谷川：</w:t>
      </w:r>
    </w:p>
    <w:p w14:paraId="37E070A5" w14:textId="77777777" w:rsidR="000B64F1" w:rsidRDefault="000B64F1" w:rsidP="000B64F1">
      <w:pPr>
        <w:pStyle w:val="a8"/>
        <w:ind w:left="105" w:firstLine="210"/>
      </w:pPr>
      <w:r w:rsidRPr="500E4A4D">
        <w:t>現地調査の実施日と，キャリブレーションに使用したデータの種類（</w:t>
      </w:r>
      <w:r w:rsidRPr="500E4A4D">
        <w:t>15</w:t>
      </w:r>
      <w:r w:rsidRPr="500E4A4D">
        <w:t>分あたり断面交通量でしたか？）を明記するよう，お願いいたします．</w:t>
      </w:r>
    </w:p>
  </w:comment>
  <w:comment w:id="433" w:author="悠 長谷川" w:date="2025-11-04T21:59:00Z" w:initials="悠長">
    <w:p w14:paraId="1A253446" w14:textId="77777777" w:rsidR="001B090B" w:rsidRDefault="001B090B" w:rsidP="001B090B">
      <w:pPr>
        <w:pStyle w:val="a8"/>
      </w:pPr>
      <w:r>
        <w:rPr>
          <w:rStyle w:val="a7"/>
        </w:rPr>
        <w:annotationRef/>
      </w:r>
      <w:r>
        <w:rPr>
          <w:rFonts w:hint="eastAsia"/>
        </w:rPr>
        <w:t>図のタイトルは図の下ですが，表のタイトルは表の上に記載します．表</w:t>
      </w:r>
      <w:r>
        <w:t>2</w:t>
      </w:r>
      <w:r>
        <w:rPr>
          <w:rFonts w:hint="eastAsia"/>
        </w:rPr>
        <w:t>，表</w:t>
      </w:r>
      <w:r>
        <w:t>3</w:t>
      </w:r>
      <w:r>
        <w:rPr>
          <w:rFonts w:hint="eastAsia"/>
        </w:rPr>
        <w:t>のタイトルも同様です．</w:t>
      </w:r>
    </w:p>
  </w:comment>
  <w:comment w:id="627" w:author="悠 長谷川" w:date="2025-11-04T21:50:00Z" w:initials="悠長">
    <w:p w14:paraId="4033F9AD" w14:textId="02959ECC" w:rsidR="007367C3" w:rsidRDefault="007367C3" w:rsidP="007367C3">
      <w:pPr>
        <w:pStyle w:val="a8"/>
      </w:pPr>
      <w:r>
        <w:rPr>
          <w:rStyle w:val="a7"/>
        </w:rPr>
        <w:annotationRef/>
      </w:r>
      <w:r>
        <w:rPr>
          <w:rFonts w:hint="eastAsia"/>
        </w:rPr>
        <w:t>長谷川：</w:t>
      </w:r>
      <w:r>
        <w:br/>
      </w:r>
      <w:r>
        <w:rPr>
          <w:rFonts w:hint="eastAsia"/>
        </w:rPr>
        <w:t>この文が正しいかどうかご確認ください．</w:t>
      </w:r>
    </w:p>
  </w:comment>
  <w:comment w:id="712" w:author="悠 長谷川" w:date="2025-11-04T21:55:00Z" w:initials="悠長">
    <w:p w14:paraId="5F7EDD1C" w14:textId="77777777" w:rsidR="007367C3" w:rsidRDefault="007367C3" w:rsidP="007367C3">
      <w:pPr>
        <w:pStyle w:val="a8"/>
      </w:pPr>
      <w:r>
        <w:rPr>
          <w:rStyle w:val="a7"/>
        </w:rPr>
        <w:annotationRef/>
      </w:r>
      <w:r>
        <w:rPr>
          <w:rFonts w:hint="eastAsia"/>
        </w:rPr>
        <w:t>表</w:t>
      </w:r>
      <w:r>
        <w:t>2</w:t>
      </w:r>
      <w:r>
        <w:rPr>
          <w:rFonts w:hint="eastAsia"/>
        </w:rPr>
        <w:t>の題名が「評価シナリオ」で，表</w:t>
      </w:r>
      <w:r>
        <w:t>3</w:t>
      </w:r>
      <w:r>
        <w:rPr>
          <w:rFonts w:hint="eastAsia"/>
        </w:rPr>
        <w:t>の題名が「集計範囲」ですかね．</w:t>
      </w:r>
    </w:p>
  </w:comment>
  <w:comment w:id="713" w:author="悠 長谷川" w:date="2025-11-05T12:49:00Z" w:initials="悠長">
    <w:p w14:paraId="55239D9C" w14:textId="77777777" w:rsidR="00F134B6" w:rsidRDefault="00F134B6" w:rsidP="00F134B6">
      <w:pPr>
        <w:pStyle w:val="a8"/>
      </w:pPr>
      <w:r>
        <w:rPr>
          <w:rStyle w:val="a7"/>
        </w:rPr>
        <w:annotationRef/>
      </w:r>
      <w:r>
        <w:rPr>
          <w:rFonts w:hint="eastAsia"/>
        </w:rPr>
        <w:t>時間があれば，英語論文の表の見た目と同じになるように，縦の罫線や外枠を削除してください．表</w:t>
      </w:r>
      <w:r>
        <w:t>3</w:t>
      </w:r>
      <w:r>
        <w:rPr>
          <w:rFonts w:hint="eastAsia"/>
        </w:rPr>
        <w:t>も同じです．</w:t>
      </w:r>
    </w:p>
  </w:comment>
  <w:comment w:id="1779" w:author="響生 畠中" w:date="2025-10-27T04:25:00Z" w:initials="響畠">
    <w:p w14:paraId="258A5E21" w14:textId="7DBA4A21" w:rsidR="000B64F1" w:rsidRDefault="000B64F1" w:rsidP="000B64F1">
      <w:pPr>
        <w:pStyle w:val="a8"/>
        <w:ind w:left="90" w:firstLine="180"/>
      </w:pPr>
      <w:r>
        <w:rPr>
          <w:rStyle w:val="a7"/>
        </w:rPr>
        <w:annotationRef/>
      </w:r>
      <w:r>
        <w:rPr>
          <w:rFonts w:hint="eastAsia"/>
          <w:color w:val="333333"/>
          <w:highlight w:val="white"/>
        </w:rPr>
        <w:t>「</w:t>
      </w:r>
      <w:r>
        <w:rPr>
          <w:rFonts w:hint="eastAsia"/>
          <w:color w:val="333333"/>
          <w:highlight w:val="white"/>
        </w:rPr>
        <w:t>OD</w:t>
      </w:r>
      <w:r>
        <w:rPr>
          <w:rFonts w:hint="eastAsia"/>
          <w:color w:val="333333"/>
          <w:highlight w:val="white"/>
        </w:rPr>
        <w:t>交通量がゼロ」ではなく「ネットワーク上の交通量がゼロ」という意味でしょうか？</w:t>
      </w:r>
    </w:p>
    <w:p w14:paraId="4849ECBB" w14:textId="77777777" w:rsidR="000B64F1" w:rsidRDefault="000B64F1" w:rsidP="000B64F1">
      <w:pPr>
        <w:pStyle w:val="a8"/>
        <w:ind w:left="105" w:firstLine="210"/>
      </w:pPr>
      <w:r>
        <w:rPr>
          <w:rFonts w:hint="eastAsia"/>
          <w:color w:val="333333"/>
          <w:highlight w:val="white"/>
        </w:rPr>
        <w:t>OD</w:t>
      </w:r>
      <w:r>
        <w:rPr>
          <w:rFonts w:hint="eastAsia"/>
          <w:color w:val="333333"/>
          <w:highlight w:val="white"/>
        </w:rPr>
        <w:t>交通量（発生需要）は</w:t>
      </w:r>
      <w:r>
        <w:rPr>
          <w:rFonts w:hint="eastAsia"/>
          <w:color w:val="333333"/>
          <w:highlight w:val="white"/>
        </w:rPr>
        <w:t>6:30</w:t>
      </w:r>
      <w:r>
        <w:rPr>
          <w:rFonts w:hint="eastAsia"/>
          <w:color w:val="333333"/>
          <w:highlight w:val="white"/>
        </w:rPr>
        <w:t>～</w:t>
      </w:r>
      <w:r>
        <w:rPr>
          <w:rFonts w:hint="eastAsia"/>
          <w:color w:val="333333"/>
          <w:highlight w:val="white"/>
        </w:rPr>
        <w:t>19:00</w:t>
      </w:r>
      <w:r>
        <w:rPr>
          <w:rFonts w:hint="eastAsia"/>
          <w:color w:val="333333"/>
          <w:highlight w:val="white"/>
        </w:rPr>
        <w:t>まで設定されているはずです。</w:t>
      </w:r>
    </w:p>
    <w:p w14:paraId="570BAC7B" w14:textId="77777777" w:rsidR="000B64F1" w:rsidRDefault="000B64F1" w:rsidP="000B64F1">
      <w:pPr>
        <w:pStyle w:val="a8"/>
        <w:ind w:left="105" w:firstLine="210"/>
      </w:pPr>
      <w:r>
        <w:rPr>
          <w:rFonts w:hint="eastAsia"/>
          <w:color w:val="333333"/>
          <w:highlight w:val="white"/>
        </w:rPr>
        <w:t>また、終了時に交通量はゼロの状態にはなりません。車両はネットワークに存在したままで走行中にシミュレーションが終了します。</w:t>
      </w:r>
    </w:p>
  </w:comment>
  <w:comment w:id="1780" w:author="響生 畠中" w:date="2025-10-27T04:25:00Z" w:initials="響畠">
    <w:p w14:paraId="75E4CFC2" w14:textId="77777777" w:rsidR="000B64F1" w:rsidRDefault="000B64F1" w:rsidP="000B64F1">
      <w:pPr>
        <w:pStyle w:val="a8"/>
        <w:ind w:left="90" w:firstLine="180"/>
      </w:pPr>
      <w:r>
        <w:rPr>
          <w:rStyle w:val="a7"/>
        </w:rPr>
        <w:annotationRef/>
      </w:r>
      <w:r>
        <w:rPr>
          <w:rFonts w:hint="eastAsia"/>
          <w:color w:val="333333"/>
          <w:highlight w:val="white"/>
        </w:rPr>
        <w:t>6:30~7:00</w:t>
      </w:r>
      <w:r>
        <w:rPr>
          <w:rFonts w:hint="eastAsia"/>
          <w:color w:val="333333"/>
          <w:highlight w:val="white"/>
        </w:rPr>
        <w:t>はプレランで、評価時間帯開始時刻の時点で交通流が再現されている状態を作り出すための準備計算になります。その後、</w:t>
      </w:r>
      <w:r>
        <w:rPr>
          <w:rFonts w:hint="eastAsia"/>
          <w:color w:val="333333"/>
          <w:highlight w:val="white"/>
        </w:rPr>
        <w:t>19</w:t>
      </w:r>
      <w:r>
        <w:rPr>
          <w:rFonts w:hint="eastAsia"/>
          <w:color w:val="333333"/>
          <w:highlight w:val="white"/>
        </w:rPr>
        <w:t>時までは現状を再現するためのデータが設定されてますので、高橋のコメント通り終了時までは評価が可能です。今回は集計をやり直すのは難しいと思いますので、「シミュレーション開始時から</w:t>
      </w:r>
      <w:r>
        <w:rPr>
          <w:rFonts w:hint="eastAsia"/>
          <w:color w:val="333333"/>
          <w:highlight w:val="white"/>
        </w:rPr>
        <w:t>30</w:t>
      </w:r>
      <w:r>
        <w:rPr>
          <w:rFonts w:hint="eastAsia"/>
          <w:color w:val="333333"/>
          <w:highlight w:val="white"/>
        </w:rPr>
        <w:t>分間はプレランとして、</w:t>
      </w:r>
      <w:r>
        <w:rPr>
          <w:rFonts w:hint="eastAsia"/>
          <w:color w:val="333333"/>
          <w:highlight w:val="white"/>
        </w:rPr>
        <w:t>7:00~18:30</w:t>
      </w:r>
      <w:r>
        <w:rPr>
          <w:rFonts w:hint="eastAsia"/>
          <w:color w:val="333333"/>
          <w:highlight w:val="white"/>
        </w:rPr>
        <w:t>を評価対象とした」でいいと思います。</w:t>
      </w:r>
      <w:r>
        <w:t xml:space="preserve"> </w:t>
      </w:r>
    </w:p>
  </w:comment>
  <w:comment w:id="2032" w:author="悠 長谷川" w:date="2025-11-04T22:07:00Z" w:initials="悠長">
    <w:p w14:paraId="1EB1F928" w14:textId="77777777" w:rsidR="001B090B" w:rsidRDefault="001B090B" w:rsidP="001B090B">
      <w:pPr>
        <w:pStyle w:val="a8"/>
      </w:pPr>
      <w:r>
        <w:rPr>
          <w:rStyle w:val="a7"/>
        </w:rPr>
        <w:annotationRef/>
      </w:r>
      <w:r>
        <w:rPr>
          <w:rFonts w:hint="eastAsia"/>
        </w:rPr>
        <w:t>文章をご確認ください．</w:t>
      </w:r>
    </w:p>
  </w:comment>
  <w:comment w:id="2124" w:author="響生 畠中" w:date="2025-10-27T04:22:00Z" w:initials="響畠">
    <w:p w14:paraId="26BCB2C6" w14:textId="77777777" w:rsidR="00B867A7" w:rsidRDefault="00B867A7" w:rsidP="00B867A7">
      <w:pPr>
        <w:pStyle w:val="a8"/>
        <w:ind w:left="90" w:firstLine="180"/>
      </w:pPr>
      <w:r>
        <w:rPr>
          <w:rStyle w:val="a7"/>
        </w:rPr>
        <w:annotationRef/>
      </w:r>
      <w:r>
        <w:rPr>
          <w:rFonts w:hint="eastAsia"/>
          <w:color w:val="333333"/>
          <w:highlight w:val="white"/>
        </w:rPr>
        <w:t>ここでの課題にはこの研究（論文）では出来なかった事を記述した方が良いです。</w:t>
      </w:r>
      <w:r>
        <w:t xml:space="preserve"> </w:t>
      </w:r>
    </w:p>
  </w:comment>
  <w:comment w:id="2164" w:author="響生 畠中" w:date="2025-10-27T04:21:00Z" w:initials="響畠">
    <w:p w14:paraId="30231060" w14:textId="77777777" w:rsidR="00B867A7" w:rsidRDefault="00B867A7" w:rsidP="00B867A7">
      <w:pPr>
        <w:pStyle w:val="a8"/>
        <w:ind w:left="90" w:firstLine="180"/>
      </w:pPr>
      <w:r>
        <w:rPr>
          <w:rStyle w:val="a7"/>
        </w:rPr>
        <w:annotationRef/>
      </w:r>
      <w:r>
        <w:rPr>
          <w:rFonts w:hint="eastAsia"/>
          <w:color w:val="333333"/>
          <w:highlight w:val="white"/>
        </w:rPr>
        <w:t>シミュレータ（シミュレーションモデル）の問題ではなく、設定の問題であるので、「今後の課題としては、まずシミュレータ自体の精度向上が挙げられる。」とは切り離されていた方が良いです。</w:t>
      </w:r>
      <w:r>
        <w:t xml:space="preserve"> </w:t>
      </w:r>
    </w:p>
  </w:comment>
  <w:comment w:id="2197" w:author="響生 畠中" w:date="2025-10-27T04:22:00Z" w:initials="響畠">
    <w:p w14:paraId="660346F3" w14:textId="693B4669" w:rsidR="000B64F1" w:rsidRDefault="000B64F1" w:rsidP="000B64F1">
      <w:pPr>
        <w:pStyle w:val="a8"/>
        <w:ind w:left="90" w:firstLine="180"/>
      </w:pPr>
      <w:r>
        <w:rPr>
          <w:rStyle w:val="a7"/>
        </w:rPr>
        <w:annotationRef/>
      </w:r>
      <w:r>
        <w:rPr>
          <w:rFonts w:hint="eastAsia"/>
          <w:color w:val="333333"/>
          <w:highlight w:val="white"/>
        </w:rPr>
        <w:t>ここでの課題にはこの研究（論文）では出来なかった事を記述した方が良いです。</w:t>
      </w:r>
      <w:r>
        <w:t xml:space="preserve"> </w:t>
      </w:r>
    </w:p>
  </w:comment>
  <w:comment w:id="2215" w:author="響生 畠中" w:date="2025-10-27T04:21:00Z" w:initials="響畠">
    <w:p w14:paraId="26C5D3B0" w14:textId="77777777" w:rsidR="000B64F1" w:rsidRDefault="000B64F1" w:rsidP="000B64F1">
      <w:pPr>
        <w:pStyle w:val="a8"/>
        <w:ind w:left="90" w:firstLine="180"/>
      </w:pPr>
      <w:r>
        <w:rPr>
          <w:rStyle w:val="a7"/>
        </w:rPr>
        <w:annotationRef/>
      </w:r>
      <w:r>
        <w:rPr>
          <w:rFonts w:hint="eastAsia"/>
          <w:color w:val="333333"/>
          <w:highlight w:val="white"/>
        </w:rPr>
        <w:t>シミュレータ（シミュレーションモデル）の問題ではなく、設定の問題であるので、「今後の課題としては、まずシミュレータ自体の精度向上が挙げられる。」とは切り離されていた方が良いです。</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1C62AB" w15:done="1"/>
  <w15:commentEx w15:paraId="1EC69B45" w15:done="1"/>
  <w15:commentEx w15:paraId="443F67EE" w15:paraIdParent="1EC69B45" w15:done="1"/>
  <w15:commentEx w15:paraId="4F82E256" w15:paraIdParent="1EC69B45" w15:done="1"/>
  <w15:commentEx w15:paraId="719B05B7" w15:paraIdParent="1EC69B45" w15:done="1"/>
  <w15:commentEx w15:paraId="26DD07E3" w15:paraIdParent="1EC69B45" w15:done="1"/>
  <w15:commentEx w15:paraId="36C133B7" w15:done="1"/>
  <w15:commentEx w15:paraId="2CE9BDD0" w15:paraIdParent="36C133B7" w15:done="1"/>
  <w15:commentEx w15:paraId="553AACE3" w15:done="1"/>
  <w15:commentEx w15:paraId="4707743B" w15:paraIdParent="553AACE3" w15:done="1"/>
  <w15:commentEx w15:paraId="0402C744" w15:paraIdParent="553AACE3" w15:done="1"/>
  <w15:commentEx w15:paraId="034D5549" w15:done="1"/>
  <w15:commentEx w15:paraId="48CD8033" w15:paraIdParent="034D5549" w15:done="1"/>
  <w15:commentEx w15:paraId="5E08DA16" w15:done="1"/>
  <w15:commentEx w15:paraId="14A377E7" w15:done="1"/>
  <w15:commentEx w15:paraId="5E3BA0B3" w15:done="1"/>
  <w15:commentEx w15:paraId="3090CD51" w15:paraIdParent="5E3BA0B3" w15:done="1"/>
  <w15:commentEx w15:paraId="3E21718B" w15:done="1"/>
  <w15:commentEx w15:paraId="0B7DEE28" w15:done="1"/>
  <w15:commentEx w15:paraId="4A3DEADA" w15:done="1"/>
  <w15:commentEx w15:paraId="3536AEDA" w15:done="1"/>
  <w15:commentEx w15:paraId="53552EB3" w15:done="1"/>
  <w15:commentEx w15:paraId="7ECE7221" w15:done="1"/>
  <w15:commentEx w15:paraId="50FD48B5" w15:paraIdParent="7ECE7221" w15:done="1"/>
  <w15:commentEx w15:paraId="37E070A5" w15:done="1"/>
  <w15:commentEx w15:paraId="1A253446" w15:done="1"/>
  <w15:commentEx w15:paraId="4033F9AD" w15:done="1"/>
  <w15:commentEx w15:paraId="5F7EDD1C" w15:done="1"/>
  <w15:commentEx w15:paraId="55239D9C" w15:done="0"/>
  <w15:commentEx w15:paraId="570BAC7B" w15:done="1"/>
  <w15:commentEx w15:paraId="75E4CFC2" w15:paraIdParent="570BAC7B" w15:done="1"/>
  <w15:commentEx w15:paraId="1EB1F928" w15:done="1"/>
  <w15:commentEx w15:paraId="26BCB2C6" w15:done="1"/>
  <w15:commentEx w15:paraId="30231060" w15:done="1"/>
  <w15:commentEx w15:paraId="660346F3" w15:done="0"/>
  <w15:commentEx w15:paraId="26C5D3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C3C267" w16cex:dateUtc="2025-10-23T08:13:00Z">
    <w16cex:extLst>
      <w16:ext w16:uri="{CE6994B0-6A32-4C9F-8C6B-6E91EDA988CE}">
        <cr:reactions xmlns:cr="http://schemas.microsoft.com/office/comments/2020/reactions">
          <cr:reaction reactionType="1">
            <cr:reactionInfo dateUtc="2025-11-03T19:20:00Z">
              <cr:user userId="50a7229fe28fb870" userProvider="Windows Live" userName="響生 畠中"/>
            </cr:reactionInfo>
            <cr:reactionInfo dateUtc="2025-11-04T12:17:19Z">
              <cr:user userId="00303f839a47c19f" userProvider="Windows Live" userName="悠 長谷川"/>
            </cr:reactionInfo>
          </cr:reaction>
        </cr:reactions>
      </w16:ext>
    </w16cex:extLst>
  </w16cex:commentExtensible>
  <w16cex:commentExtensible w16cex:durableId="45EDC1C6" w16cex:dateUtc="2025-10-23T08:09:00Z">
    <w16cex:extLst>
      <w16:ext w16:uri="{CE6994B0-6A32-4C9F-8C6B-6E91EDA988CE}">
        <cr:reactions xmlns:cr="http://schemas.microsoft.com/office/comments/2020/reactions">
          <cr:reaction reactionType="1">
            <cr:reactionInfo dateUtc="2025-11-04T22:17:31Z">
              <cr:user userId="50a7229fe28fb870" userProvider="Windows Live" userName="響生 畠中"/>
            </cr:reactionInfo>
          </cr:reaction>
        </cr:reactions>
      </w16:ext>
    </w16cex:extLst>
  </w16cex:commentExtensible>
  <w16cex:commentExtensible w16cex:durableId="6DA4A000" w16cex:dateUtc="2025-10-26T19:42:00Z"/>
  <w16cex:commentExtensible w16cex:durableId="3AEAF4DA" w16cex:dateUtc="2025-10-31T05:22:00Z"/>
  <w16cex:commentExtensible w16cex:durableId="56B2D7CA" w16cex:dateUtc="2025-11-04T12:24:00Z"/>
  <w16cex:commentExtensible w16cex:durableId="6D75F802" w16cex:dateUtc="2025-11-04T22:18:00Z"/>
  <w16cex:commentExtensible w16cex:durableId="1D6FFB33" w16cex:dateUtc="2025-10-23T08:16:00Z">
    <w16cex:extLst>
      <w16:ext w16:uri="{CE6994B0-6A32-4C9F-8C6B-6E91EDA988CE}">
        <cr:reactions xmlns:cr="http://schemas.microsoft.com/office/comments/2020/reactions">
          <cr:reaction reactionType="1">
            <cr:reactionInfo dateUtc="2025-11-03T19:20:12Z">
              <cr:user userId="50a7229fe28fb870" userProvider="Windows Live" userName="響生 畠中"/>
            </cr:reactionInfo>
          </cr:reaction>
        </cr:reactions>
      </w16:ext>
    </w16cex:extLst>
  </w16cex:commentExtensible>
  <w16cex:commentExtensible w16cex:durableId="2D4B8ADF" w16cex:dateUtc="2025-10-26T19:39:00Z"/>
  <w16cex:commentExtensible w16cex:durableId="14A03114" w16cex:dateUtc="2025-10-23T08:09:00Z"/>
  <w16cex:commentExtensible w16cex:durableId="275B16F1" w16cex:dateUtc="2025-10-26T19:42:00Z"/>
  <w16cex:commentExtensible w16cex:durableId="5CE70453" w16cex:dateUtc="2025-10-31T05:22:00Z"/>
  <w16cex:commentExtensible w16cex:durableId="3EC67A9A" w16cex:dateUtc="2025-10-23T08:25:00Z"/>
  <w16cex:commentExtensible w16cex:durableId="07CCE698" w16cex:dateUtc="2025-10-26T19:48:00Z"/>
  <w16cex:commentExtensible w16cex:durableId="41C21376" w16cex:dateUtc="2025-10-23T08:26:00Z"/>
  <w16cex:commentExtensible w16cex:durableId="7E359DFF" w16cex:dateUtc="2025-10-26T19:28:00Z">
    <w16cex:extLst>
      <w16:ext w16:uri="{CE6994B0-6A32-4C9F-8C6B-6E91EDA988CE}">
        <cr:reactions xmlns:cr="http://schemas.microsoft.com/office/comments/2020/reactions">
          <cr:reaction reactionType="1">
            <cr:reactionInfo dateUtc="2025-10-31T05:23:02Z">
              <cr:user userId="50a7229fe28fb870" userProvider="Windows Live" userName="響生 畠中"/>
            </cr:reactionInfo>
          </cr:reaction>
        </cr:reactions>
      </w16:ext>
    </w16cex:extLst>
  </w16cex:commentExtensible>
  <w16cex:commentExtensible w16cex:durableId="53C7417C" w16cex:dateUtc="2025-10-26T19:28:00Z"/>
  <w16cex:commentExtensible w16cex:durableId="52A5DF04" w16cex:dateUtc="2025-10-31T05:24:00Z"/>
  <w16cex:commentExtensible w16cex:durableId="59517AFA" w16cex:dateUtc="2025-10-26T19:29:00Z">
    <w16cex:extLst>
      <w16:ext w16:uri="{CE6994B0-6A32-4C9F-8C6B-6E91EDA988CE}">
        <cr:reactions xmlns:cr="http://schemas.microsoft.com/office/comments/2020/reactions">
          <cr:reaction reactionType="1">
            <cr:reactionInfo dateUtc="2025-10-31T05:22:53Z">
              <cr:user userId="50a7229fe28fb870" userProvider="Windows Live" userName="響生 畠中"/>
            </cr:reactionInfo>
          </cr:reaction>
        </cr:reactions>
      </w16:ext>
    </w16cex:extLst>
  </w16cex:commentExtensible>
  <w16cex:commentExtensible w16cex:durableId="207CFD7B" w16cex:dateUtc="2025-10-23T08:33:00Z">
    <w16cex:extLst>
      <w16:ext w16:uri="{CE6994B0-6A32-4C9F-8C6B-6E91EDA988CE}">
        <cr:reactions xmlns:cr="http://schemas.microsoft.com/office/comments/2020/reactions">
          <cr:reaction reactionType="1">
            <cr:reactionInfo dateUtc="2025-10-31T05:27:27Z">
              <cr:user userId="50a7229fe28fb870" userProvider="Windows Live" userName="響生 畠中"/>
            </cr:reactionInfo>
          </cr:reaction>
        </cr:reactions>
      </w16:ext>
    </w16cex:extLst>
  </w16cex:commentExtensible>
  <w16cex:commentExtensible w16cex:durableId="08D5A94F" w16cex:dateUtc="2025-10-23T08:34:00Z">
    <w16cex:extLst>
      <w16:ext w16:uri="{CE6994B0-6A32-4C9F-8C6B-6E91EDA988CE}">
        <cr:reactions xmlns:cr="http://schemas.microsoft.com/office/comments/2020/reactions">
          <cr:reaction reactionType="1">
            <cr:reactionInfo dateUtc="2025-10-26T19:17:42Z">
              <cr:user userId="50a7229fe28fb870" userProvider="Windows Live" userName="響生 畠中"/>
            </cr:reactionInfo>
          </cr:reaction>
        </cr:reactions>
      </w16:ext>
    </w16cex:extLst>
  </w16cex:commentExtensible>
  <w16cex:commentExtensible w16cex:durableId="49814DD4" w16cex:dateUtc="2025-11-04T12:40:00Z"/>
  <w16cex:commentExtensible w16cex:durableId="4D28C947" w16cex:dateUtc="2025-10-23T08:44:00Z">
    <w16cex:extLst>
      <w16:ext w16:uri="{CE6994B0-6A32-4C9F-8C6B-6E91EDA988CE}">
        <cr:reactions xmlns:cr="http://schemas.microsoft.com/office/comments/2020/reactions">
          <cr:reaction reactionType="1">
            <cr:reactionInfo dateUtc="2025-10-31T05:42:50Z">
              <cr:user userId="50a7229fe28fb870" userProvider="Windows Live" userName="響生 畠中"/>
            </cr:reactionInfo>
          </cr:reaction>
        </cr:reactions>
      </w16:ext>
    </w16cex:extLst>
  </w16cex:commentExtensible>
  <w16cex:commentExtensible w16cex:durableId="7A5661BD" w16cex:dateUtc="2025-10-23T08:39:00Z"/>
  <w16cex:commentExtensible w16cex:durableId="34864790" w16cex:dateUtc="2025-10-26T19:51:00Z"/>
  <w16cex:commentExtensible w16cex:durableId="728300FF" w16cex:dateUtc="2025-10-23T08:41:00Z"/>
  <w16cex:commentExtensible w16cex:durableId="0933C6B3" w16cex:dateUtc="2025-11-04T12:59:00Z">
    <w16cex:extLst>
      <w16:ext w16:uri="{CE6994B0-6A32-4C9F-8C6B-6E91EDA988CE}">
        <cr:reactions xmlns:cr="http://schemas.microsoft.com/office/comments/2020/reactions">
          <cr:reaction reactionType="1">
            <cr:reactionInfo dateUtc="2025-11-04T22:12:25Z">
              <cr:user userId="50a7229fe28fb870" userProvider="Windows Live" userName="響生 畠中"/>
            </cr:reactionInfo>
          </cr:reaction>
        </cr:reactions>
      </w16:ext>
    </w16cex:extLst>
  </w16cex:commentExtensible>
  <w16cex:commentExtensible w16cex:durableId="718F39E5" w16cex:dateUtc="2025-11-04T12:50:00Z">
    <w16cex:extLst>
      <w16:ext w16:uri="{CE6994B0-6A32-4C9F-8C6B-6E91EDA988CE}">
        <cr:reactions xmlns:cr="http://schemas.microsoft.com/office/comments/2020/reactions">
          <cr:reaction reactionType="1">
            <cr:reactionInfo dateUtc="2025-11-04T22:12:00Z">
              <cr:user userId="50a7229fe28fb870" userProvider="Windows Live" userName="響生 畠中"/>
            </cr:reactionInfo>
          </cr:reaction>
        </cr:reactions>
      </w16:ext>
    </w16cex:extLst>
  </w16cex:commentExtensible>
  <w16cex:commentExtensible w16cex:durableId="5C72F089" w16cex:dateUtc="2025-11-04T12:55:00Z">
    <w16cex:extLst>
      <w16:ext w16:uri="{CE6994B0-6A32-4C9F-8C6B-6E91EDA988CE}">
        <cr:reactions xmlns:cr="http://schemas.microsoft.com/office/comments/2020/reactions">
          <cr:reaction reactionType="1">
            <cr:reactionInfo dateUtc="2025-11-04T22:09:21Z">
              <cr:user userId="50a7229fe28fb870" userProvider="Windows Live" userName="響生 畠中"/>
            </cr:reactionInfo>
          </cr:reaction>
        </cr:reactions>
      </w16:ext>
    </w16cex:extLst>
  </w16cex:commentExtensible>
  <w16cex:commentExtensible w16cex:durableId="1B164BBF" w16cex:dateUtc="2025-11-05T03:49:00Z"/>
  <w16cex:commentExtensible w16cex:durableId="37FCB3D8" w16cex:dateUtc="2025-10-26T19:25:00Z">
    <w16cex:extLst>
      <w16:ext w16:uri="{CE6994B0-6A32-4C9F-8C6B-6E91EDA988CE}">
        <cr:reactions xmlns:cr="http://schemas.microsoft.com/office/comments/2020/reactions">
          <cr:reaction reactionType="1">
            <cr:reactionInfo dateUtc="2025-10-26T19:56:55Z">
              <cr:user userId="50a7229fe28fb870" userProvider="Windows Live" userName="響生 畠中"/>
            </cr:reactionInfo>
          </cr:reaction>
        </cr:reactions>
      </w16:ext>
    </w16cex:extLst>
  </w16cex:commentExtensible>
  <w16cex:commentExtensible w16cex:durableId="4FD23AB7" w16cex:dateUtc="2025-10-26T19:25:00Z">
    <w16cex:extLst>
      <w16:ext w16:uri="{CE6994B0-6A32-4C9F-8C6B-6E91EDA988CE}">
        <cr:reactions xmlns:cr="http://schemas.microsoft.com/office/comments/2020/reactions">
          <cr:reaction reactionType="1">
            <cr:reactionInfo dateUtc="2025-10-26T19:56:53Z">
              <cr:user userId="50a7229fe28fb870" userProvider="Windows Live" userName="響生 畠中"/>
            </cr:reactionInfo>
          </cr:reaction>
        </cr:reactions>
      </w16:ext>
    </w16cex:extLst>
  </w16cex:commentExtensible>
  <w16cex:commentExtensible w16cex:durableId="74DD4F0D" w16cex:dateUtc="2025-11-04T13:07:00Z">
    <w16cex:extLst>
      <w16:ext w16:uri="{CE6994B0-6A32-4C9F-8C6B-6E91EDA988CE}">
        <cr:reactions xmlns:cr="http://schemas.microsoft.com/office/comments/2020/reactions">
          <cr:reaction reactionType="1">
            <cr:reactionInfo dateUtc="2025-11-04T22:08:19Z">
              <cr:user userId="50a7229fe28fb870" userProvider="Windows Live" userName="響生 畠中"/>
            </cr:reactionInfo>
          </cr:reaction>
        </cr:reactions>
      </w16:ext>
    </w16cex:extLst>
  </w16cex:commentExtensible>
  <w16cex:commentExtensible w16cex:durableId="776E3E3D" w16cex:dateUtc="2025-11-05T07:52:00Z"/>
  <w16cex:commentExtensible w16cex:durableId="686552D7" w16cex:dateUtc="2025-11-05T07:52:00Z"/>
  <w16cex:commentExtensible w16cex:durableId="13A344E0" w16cex:dateUtc="2025-10-26T19:22:00Z">
    <w16cex:extLst>
      <w16:ext w16:uri="{CE6994B0-6A32-4C9F-8C6B-6E91EDA988CE}">
        <cr:reactions xmlns:cr="http://schemas.microsoft.com/office/comments/2020/reactions">
          <cr:reaction reactionType="1">
            <cr:reactionInfo dateUtc="2025-11-03T21:35:44Z">
              <cr:user userId="50a7229fe28fb870" userProvider="Windows Live" userName="響生 畠中"/>
            </cr:reactionInfo>
          </cr:reaction>
        </cr:reactions>
      </w16:ext>
    </w16cex:extLst>
  </w16cex:commentExtensible>
  <w16cex:commentExtensible w16cex:durableId="3CC70775" w16cex:dateUtc="2025-10-26T19:21:00Z">
    <w16cex:extLst>
      <w16:ext w16:uri="{CE6994B0-6A32-4C9F-8C6B-6E91EDA988CE}">
        <cr:reactions xmlns:cr="http://schemas.microsoft.com/office/comments/2020/reactions">
          <cr:reaction reactionType="1">
            <cr:reactionInfo dateUtc="2025-11-04T22:08:45Z">
              <cr:user userId="50a7229fe28fb870" userProvider="Windows Live" userName="響生 畠中"/>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1C62AB" w16cid:durableId="3AC3C267"/>
  <w16cid:commentId w16cid:paraId="1EC69B45" w16cid:durableId="45EDC1C6"/>
  <w16cid:commentId w16cid:paraId="443F67EE" w16cid:durableId="6DA4A000"/>
  <w16cid:commentId w16cid:paraId="4F82E256" w16cid:durableId="3AEAF4DA"/>
  <w16cid:commentId w16cid:paraId="719B05B7" w16cid:durableId="56B2D7CA"/>
  <w16cid:commentId w16cid:paraId="26DD07E3" w16cid:durableId="6D75F802"/>
  <w16cid:commentId w16cid:paraId="36C133B7" w16cid:durableId="1D6FFB33"/>
  <w16cid:commentId w16cid:paraId="2CE9BDD0" w16cid:durableId="2D4B8ADF"/>
  <w16cid:commentId w16cid:paraId="553AACE3" w16cid:durableId="14A03114"/>
  <w16cid:commentId w16cid:paraId="4707743B" w16cid:durableId="275B16F1"/>
  <w16cid:commentId w16cid:paraId="0402C744" w16cid:durableId="5CE70453"/>
  <w16cid:commentId w16cid:paraId="034D5549" w16cid:durableId="3EC67A9A"/>
  <w16cid:commentId w16cid:paraId="48CD8033" w16cid:durableId="07CCE698"/>
  <w16cid:commentId w16cid:paraId="5E08DA16" w16cid:durableId="41C21376"/>
  <w16cid:commentId w16cid:paraId="14A377E7" w16cid:durableId="7E359DFF"/>
  <w16cid:commentId w16cid:paraId="5E3BA0B3" w16cid:durableId="53C7417C"/>
  <w16cid:commentId w16cid:paraId="3090CD51" w16cid:durableId="52A5DF04"/>
  <w16cid:commentId w16cid:paraId="3E21718B" w16cid:durableId="59517AFA"/>
  <w16cid:commentId w16cid:paraId="0B7DEE28" w16cid:durableId="207CFD7B"/>
  <w16cid:commentId w16cid:paraId="4A3DEADA" w16cid:durableId="08D5A94F"/>
  <w16cid:commentId w16cid:paraId="3536AEDA" w16cid:durableId="49814DD4"/>
  <w16cid:commentId w16cid:paraId="53552EB3" w16cid:durableId="4D28C947"/>
  <w16cid:commentId w16cid:paraId="7ECE7221" w16cid:durableId="7A5661BD"/>
  <w16cid:commentId w16cid:paraId="50FD48B5" w16cid:durableId="34864790"/>
  <w16cid:commentId w16cid:paraId="37E070A5" w16cid:durableId="728300FF"/>
  <w16cid:commentId w16cid:paraId="1A253446" w16cid:durableId="0933C6B3"/>
  <w16cid:commentId w16cid:paraId="4033F9AD" w16cid:durableId="718F39E5"/>
  <w16cid:commentId w16cid:paraId="5F7EDD1C" w16cid:durableId="5C72F089"/>
  <w16cid:commentId w16cid:paraId="55239D9C" w16cid:durableId="1B164BBF"/>
  <w16cid:commentId w16cid:paraId="570BAC7B" w16cid:durableId="37FCB3D8"/>
  <w16cid:commentId w16cid:paraId="75E4CFC2" w16cid:durableId="4FD23AB7"/>
  <w16cid:commentId w16cid:paraId="1EB1F928" w16cid:durableId="74DD4F0D"/>
  <w16cid:commentId w16cid:paraId="26BCB2C6" w16cid:durableId="776E3E3D"/>
  <w16cid:commentId w16cid:paraId="30231060" w16cid:durableId="686552D7"/>
  <w16cid:commentId w16cid:paraId="660346F3" w16cid:durableId="13A344E0"/>
  <w16cid:commentId w16cid:paraId="26C5D3B0" w16cid:durableId="3CC707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239AA" w14:textId="77777777" w:rsidR="005D14CF" w:rsidRDefault="005D14CF" w:rsidP="006F091F">
      <w:r>
        <w:separator/>
      </w:r>
    </w:p>
  </w:endnote>
  <w:endnote w:type="continuationSeparator" w:id="0">
    <w:p w14:paraId="5B7F64FB" w14:textId="77777777" w:rsidR="005D14CF" w:rsidRDefault="005D14CF" w:rsidP="006F0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游明朝">
    <w:panose1 w:val="02020400000000000000"/>
    <w:charset w:val="80"/>
    <w:family w:val="roman"/>
    <w:pitch w:val="variable"/>
    <w:sig w:usb0="800002E7" w:usb1="2AC7FCFF" w:usb2="00000012" w:usb3="00000000" w:csb0="0002009F" w:csb1="00000000"/>
  </w:font>
  <w:font w:name="+mn-cs">
    <w:panose1 w:val="00000000000000000000"/>
    <w:charset w:val="00"/>
    <w:family w:val="roman"/>
    <w:notTrueType/>
    <w:pitch w:val="default"/>
  </w:font>
  <w:font w:name="ＭＳ Ｐゴシック">
    <w:panose1 w:val="020B0600070205080204"/>
    <w:charset w:val="80"/>
    <w:family w:val="modern"/>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119B3" w14:textId="77777777" w:rsidR="005D14CF" w:rsidRDefault="005D14CF" w:rsidP="006F091F">
      <w:r>
        <w:separator/>
      </w:r>
    </w:p>
  </w:footnote>
  <w:footnote w:type="continuationSeparator" w:id="0">
    <w:p w14:paraId="1308F976" w14:textId="77777777" w:rsidR="005D14CF" w:rsidRDefault="005D14CF" w:rsidP="006F09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8514A"/>
    <w:multiLevelType w:val="singleLevel"/>
    <w:tmpl w:val="6FB29B8C"/>
    <w:lvl w:ilvl="0">
      <w:start w:val="1"/>
      <w:numFmt w:val="decimal"/>
      <w:lvlText w:val="%1."/>
      <w:lvlJc w:val="left"/>
      <w:pPr>
        <w:tabs>
          <w:tab w:val="num" w:pos="228"/>
        </w:tabs>
        <w:ind w:left="228" w:hanging="228"/>
      </w:pPr>
      <w:rPr>
        <w:rFonts w:hint="eastAsia"/>
      </w:rPr>
    </w:lvl>
  </w:abstractNum>
  <w:abstractNum w:abstractNumId="1" w15:restartNumberingAfterBreak="0">
    <w:nsid w:val="43BC40F5"/>
    <w:multiLevelType w:val="multilevel"/>
    <w:tmpl w:val="58DEB4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294478"/>
    <w:multiLevelType w:val="hybridMultilevel"/>
    <w:tmpl w:val="DF2ACCC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4E804044"/>
    <w:multiLevelType w:val="hybridMultilevel"/>
    <w:tmpl w:val="891A47D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67E51621"/>
    <w:multiLevelType w:val="multilevel"/>
    <w:tmpl w:val="2676D5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416516"/>
    <w:multiLevelType w:val="multilevel"/>
    <w:tmpl w:val="9B50B550"/>
    <w:lvl w:ilvl="0">
      <w:start w:val="1"/>
      <w:numFmt w:val="decimal"/>
      <w:lvlText w:val="%1"/>
      <w:lvlJc w:val="left"/>
      <w:pPr>
        <w:tabs>
          <w:tab w:val="num" w:pos="336"/>
        </w:tabs>
        <w:ind w:left="336" w:hanging="336"/>
      </w:pPr>
      <w:rPr>
        <w:rFonts w:ascii="Arial" w:eastAsia="ＭＳ ゴシック" w:hAnsi="Arial" w:hint="eastAsia"/>
      </w:rPr>
    </w:lvl>
    <w:lvl w:ilvl="1">
      <w:start w:val="1"/>
      <w:numFmt w:val="decimal"/>
      <w:lvlText w:val="%1-%2"/>
      <w:lvlJc w:val="left"/>
      <w:pPr>
        <w:tabs>
          <w:tab w:val="num" w:pos="336"/>
        </w:tabs>
        <w:ind w:left="336" w:hanging="336"/>
      </w:pPr>
      <w:rPr>
        <w:rFonts w:ascii="Arial" w:eastAsia="ＭＳ ゴシック" w:hAnsi="Arial" w:hint="eastAsia"/>
      </w:rPr>
    </w:lvl>
    <w:lvl w:ilvl="2">
      <w:start w:val="1"/>
      <w:numFmt w:val="decimal"/>
      <w:lvlText w:val="%1-%2.%3"/>
      <w:lvlJc w:val="left"/>
      <w:pPr>
        <w:tabs>
          <w:tab w:val="num" w:pos="336"/>
        </w:tabs>
        <w:ind w:left="336" w:hanging="336"/>
      </w:pPr>
      <w:rPr>
        <w:rFonts w:ascii="Arial" w:eastAsia="ＭＳ ゴシック" w:hAnsi="Arial" w:hint="eastAsia"/>
      </w:rPr>
    </w:lvl>
    <w:lvl w:ilvl="3">
      <w:start w:val="1"/>
      <w:numFmt w:val="decimal"/>
      <w:lvlText w:val="%1-%2.%3.%4"/>
      <w:lvlJc w:val="left"/>
      <w:pPr>
        <w:tabs>
          <w:tab w:val="num" w:pos="336"/>
        </w:tabs>
        <w:ind w:left="336" w:hanging="336"/>
      </w:pPr>
      <w:rPr>
        <w:rFonts w:ascii="Arial" w:eastAsia="ＭＳ ゴシック" w:hAnsi="Arial" w:hint="eastAsia"/>
      </w:rPr>
    </w:lvl>
    <w:lvl w:ilvl="4">
      <w:start w:val="1"/>
      <w:numFmt w:val="decimal"/>
      <w:lvlText w:val="%1-%2.%3.%4.%5"/>
      <w:lvlJc w:val="left"/>
      <w:pPr>
        <w:tabs>
          <w:tab w:val="num" w:pos="336"/>
        </w:tabs>
        <w:ind w:left="336" w:hanging="336"/>
      </w:pPr>
      <w:rPr>
        <w:rFonts w:ascii="Arial" w:eastAsia="ＭＳ ゴシック" w:hAnsi="Arial" w:hint="eastAsia"/>
      </w:rPr>
    </w:lvl>
    <w:lvl w:ilvl="5">
      <w:start w:val="1"/>
      <w:numFmt w:val="decimal"/>
      <w:lvlText w:val="%1-%2.%3.%4.%5.%6"/>
      <w:lvlJc w:val="left"/>
      <w:pPr>
        <w:tabs>
          <w:tab w:val="num" w:pos="336"/>
        </w:tabs>
        <w:ind w:left="336" w:hanging="336"/>
      </w:pPr>
      <w:rPr>
        <w:rFonts w:ascii="Arial" w:eastAsia="ＭＳ ゴシック" w:hAnsi="Arial" w:hint="eastAsia"/>
      </w:rPr>
    </w:lvl>
    <w:lvl w:ilvl="6">
      <w:start w:val="1"/>
      <w:numFmt w:val="decimal"/>
      <w:lvlText w:val="%1-%2.%3.%4.%5.%6.%7"/>
      <w:lvlJc w:val="left"/>
      <w:pPr>
        <w:tabs>
          <w:tab w:val="num" w:pos="336"/>
        </w:tabs>
        <w:ind w:left="336" w:hanging="336"/>
      </w:pPr>
      <w:rPr>
        <w:rFonts w:ascii="Arial" w:eastAsia="ＭＳ ゴシック" w:hAnsi="Arial" w:hint="eastAsia"/>
      </w:rPr>
    </w:lvl>
    <w:lvl w:ilvl="7">
      <w:start w:val="1"/>
      <w:numFmt w:val="decimal"/>
      <w:lvlText w:val="%1-%2.%3.%4.%5.%6.%7.%8"/>
      <w:lvlJc w:val="left"/>
      <w:pPr>
        <w:tabs>
          <w:tab w:val="num" w:pos="336"/>
        </w:tabs>
        <w:ind w:left="336" w:hanging="336"/>
      </w:pPr>
      <w:rPr>
        <w:rFonts w:ascii="Arial" w:eastAsia="ＭＳ ゴシック" w:hAnsi="Arial" w:hint="eastAsia"/>
      </w:rPr>
    </w:lvl>
    <w:lvl w:ilvl="8">
      <w:start w:val="1"/>
      <w:numFmt w:val="decimal"/>
      <w:lvlText w:val="%1-%2.%3.%4.%5.%6.%7.%8.%9"/>
      <w:lvlJc w:val="left"/>
      <w:pPr>
        <w:tabs>
          <w:tab w:val="num" w:pos="336"/>
        </w:tabs>
        <w:ind w:left="336" w:hanging="336"/>
      </w:pPr>
      <w:rPr>
        <w:rFonts w:ascii="Arial" w:eastAsia="ＭＳ ゴシック" w:hAnsi="Arial" w:hint="eastAsia"/>
      </w:rPr>
    </w:lvl>
  </w:abstractNum>
  <w:abstractNum w:abstractNumId="6" w15:restartNumberingAfterBreak="0">
    <w:nsid w:val="6F2402C3"/>
    <w:multiLevelType w:val="hybridMultilevel"/>
    <w:tmpl w:val="2376A7B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77D8780A"/>
    <w:multiLevelType w:val="hybridMultilevel"/>
    <w:tmpl w:val="AEB292AA"/>
    <w:lvl w:ilvl="0" w:tplc="7ED081AA">
      <w:start w:val="1"/>
      <w:numFmt w:val="decimal"/>
      <w:lvlText w:val="%1）"/>
      <w:lvlJc w:val="left"/>
      <w:pPr>
        <w:tabs>
          <w:tab w:val="num" w:pos="360"/>
        </w:tabs>
        <w:ind w:left="360" w:hanging="360"/>
      </w:pPr>
      <w:rPr>
        <w:rFonts w:hint="eastAsia"/>
      </w:rPr>
    </w:lvl>
    <w:lvl w:ilvl="1" w:tplc="2F9CBDA4">
      <w:numFmt w:val="bullet"/>
      <w:lvlText w:val="・"/>
      <w:lvlJc w:val="left"/>
      <w:pPr>
        <w:tabs>
          <w:tab w:val="num" w:pos="780"/>
        </w:tabs>
        <w:ind w:left="78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7F926190"/>
    <w:multiLevelType w:val="multilevel"/>
    <w:tmpl w:val="33D25F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2650741">
    <w:abstractNumId w:val="7"/>
  </w:num>
  <w:num w:numId="2" w16cid:durableId="276526602">
    <w:abstractNumId w:val="0"/>
  </w:num>
  <w:num w:numId="3" w16cid:durableId="816803283">
    <w:abstractNumId w:val="5"/>
  </w:num>
  <w:num w:numId="4" w16cid:durableId="516848760">
    <w:abstractNumId w:val="1"/>
  </w:num>
  <w:num w:numId="5" w16cid:durableId="1935091819">
    <w:abstractNumId w:val="4"/>
  </w:num>
  <w:num w:numId="6" w16cid:durableId="189998783">
    <w:abstractNumId w:val="8"/>
  </w:num>
  <w:num w:numId="7" w16cid:durableId="5374007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64488950">
    <w:abstractNumId w:val="3"/>
  </w:num>
  <w:num w:numId="9" w16cid:durableId="1564104327">
    <w:abstractNumId w:val="2"/>
  </w:num>
  <w:num w:numId="10" w16cid:durableId="101299851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悠 長谷川">
    <w15:presenceInfo w15:providerId="Windows Live" w15:userId="00303f839a47c19f"/>
  </w15:person>
  <w15:person w15:author="響生 畠中">
    <w15:presenceInfo w15:providerId="Windows Live" w15:userId="50a7229fe28fb8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proofState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40"/>
  <w:drawingGridVerticalSpacing w:val="14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C06"/>
    <w:rsid w:val="00001150"/>
    <w:rsid w:val="000262C2"/>
    <w:rsid w:val="00037C0B"/>
    <w:rsid w:val="000439C9"/>
    <w:rsid w:val="00050B20"/>
    <w:rsid w:val="00061299"/>
    <w:rsid w:val="00074E25"/>
    <w:rsid w:val="00086382"/>
    <w:rsid w:val="000A0F02"/>
    <w:rsid w:val="000B64F1"/>
    <w:rsid w:val="000D5F1A"/>
    <w:rsid w:val="000E0DE6"/>
    <w:rsid w:val="00106BE6"/>
    <w:rsid w:val="00121E25"/>
    <w:rsid w:val="00132431"/>
    <w:rsid w:val="00136C4D"/>
    <w:rsid w:val="001A316D"/>
    <w:rsid w:val="001B090B"/>
    <w:rsid w:val="001B59C9"/>
    <w:rsid w:val="002048CD"/>
    <w:rsid w:val="00206107"/>
    <w:rsid w:val="00212D58"/>
    <w:rsid w:val="00222932"/>
    <w:rsid w:val="00227B86"/>
    <w:rsid w:val="00256D9A"/>
    <w:rsid w:val="00263D3F"/>
    <w:rsid w:val="0029272C"/>
    <w:rsid w:val="00293C19"/>
    <w:rsid w:val="002A40A1"/>
    <w:rsid w:val="00322C95"/>
    <w:rsid w:val="00340309"/>
    <w:rsid w:val="00353347"/>
    <w:rsid w:val="003646BF"/>
    <w:rsid w:val="003765DA"/>
    <w:rsid w:val="00387F3F"/>
    <w:rsid w:val="003B34C1"/>
    <w:rsid w:val="003D4F8C"/>
    <w:rsid w:val="003E159C"/>
    <w:rsid w:val="0045089B"/>
    <w:rsid w:val="00462AB2"/>
    <w:rsid w:val="00470A20"/>
    <w:rsid w:val="00472D3D"/>
    <w:rsid w:val="004A3A48"/>
    <w:rsid w:val="004C1BDA"/>
    <w:rsid w:val="0050359B"/>
    <w:rsid w:val="005276F5"/>
    <w:rsid w:val="00544173"/>
    <w:rsid w:val="00566F31"/>
    <w:rsid w:val="00574018"/>
    <w:rsid w:val="0058335C"/>
    <w:rsid w:val="0059187D"/>
    <w:rsid w:val="005B14AC"/>
    <w:rsid w:val="005C1F6F"/>
    <w:rsid w:val="005D14CF"/>
    <w:rsid w:val="005E21AC"/>
    <w:rsid w:val="00604200"/>
    <w:rsid w:val="006119F4"/>
    <w:rsid w:val="00637B45"/>
    <w:rsid w:val="00644F4A"/>
    <w:rsid w:val="00650D6A"/>
    <w:rsid w:val="0065122A"/>
    <w:rsid w:val="0065722B"/>
    <w:rsid w:val="0068073A"/>
    <w:rsid w:val="006868DE"/>
    <w:rsid w:val="006A2D9B"/>
    <w:rsid w:val="006B3BAA"/>
    <w:rsid w:val="006F091F"/>
    <w:rsid w:val="0070369B"/>
    <w:rsid w:val="007367C3"/>
    <w:rsid w:val="00740815"/>
    <w:rsid w:val="0074606C"/>
    <w:rsid w:val="007529E9"/>
    <w:rsid w:val="007B7C85"/>
    <w:rsid w:val="007D3E76"/>
    <w:rsid w:val="007F646B"/>
    <w:rsid w:val="00802FBB"/>
    <w:rsid w:val="00807723"/>
    <w:rsid w:val="008855A3"/>
    <w:rsid w:val="008F0DD3"/>
    <w:rsid w:val="00903752"/>
    <w:rsid w:val="0091632A"/>
    <w:rsid w:val="0094208B"/>
    <w:rsid w:val="00946FF1"/>
    <w:rsid w:val="00954EAF"/>
    <w:rsid w:val="00964A24"/>
    <w:rsid w:val="009661C2"/>
    <w:rsid w:val="00970F35"/>
    <w:rsid w:val="009A512C"/>
    <w:rsid w:val="009A56BE"/>
    <w:rsid w:val="009C2A6B"/>
    <w:rsid w:val="009C5914"/>
    <w:rsid w:val="00A244A1"/>
    <w:rsid w:val="00A24A65"/>
    <w:rsid w:val="00A54ACC"/>
    <w:rsid w:val="00A9271D"/>
    <w:rsid w:val="00A938F1"/>
    <w:rsid w:val="00A9515A"/>
    <w:rsid w:val="00AC0BFE"/>
    <w:rsid w:val="00AC5517"/>
    <w:rsid w:val="00AF0185"/>
    <w:rsid w:val="00AF6125"/>
    <w:rsid w:val="00B34D5C"/>
    <w:rsid w:val="00B42881"/>
    <w:rsid w:val="00B652DA"/>
    <w:rsid w:val="00B739D2"/>
    <w:rsid w:val="00B813F1"/>
    <w:rsid w:val="00B8596F"/>
    <w:rsid w:val="00B867A7"/>
    <w:rsid w:val="00B908E0"/>
    <w:rsid w:val="00B9700C"/>
    <w:rsid w:val="00BC4D73"/>
    <w:rsid w:val="00BF28E4"/>
    <w:rsid w:val="00C63B10"/>
    <w:rsid w:val="00C64EAB"/>
    <w:rsid w:val="00C6545D"/>
    <w:rsid w:val="00C74501"/>
    <w:rsid w:val="00C85F7D"/>
    <w:rsid w:val="00C95F71"/>
    <w:rsid w:val="00CA17FE"/>
    <w:rsid w:val="00CA6B00"/>
    <w:rsid w:val="00CB3010"/>
    <w:rsid w:val="00CC1050"/>
    <w:rsid w:val="00CC1AC6"/>
    <w:rsid w:val="00D1426E"/>
    <w:rsid w:val="00D4287D"/>
    <w:rsid w:val="00D52F2B"/>
    <w:rsid w:val="00D5370E"/>
    <w:rsid w:val="00D579D9"/>
    <w:rsid w:val="00D674A9"/>
    <w:rsid w:val="00D743BB"/>
    <w:rsid w:val="00DA04FC"/>
    <w:rsid w:val="00DA071F"/>
    <w:rsid w:val="00DB2064"/>
    <w:rsid w:val="00DC324B"/>
    <w:rsid w:val="00DE5243"/>
    <w:rsid w:val="00E0456D"/>
    <w:rsid w:val="00E32260"/>
    <w:rsid w:val="00E62F39"/>
    <w:rsid w:val="00E64399"/>
    <w:rsid w:val="00E95547"/>
    <w:rsid w:val="00EB0CD3"/>
    <w:rsid w:val="00EB6B4A"/>
    <w:rsid w:val="00EB73FE"/>
    <w:rsid w:val="00ED7C06"/>
    <w:rsid w:val="00F133D6"/>
    <w:rsid w:val="00F134B6"/>
    <w:rsid w:val="00F313AB"/>
    <w:rsid w:val="00F712A9"/>
    <w:rsid w:val="00FA2C01"/>
    <w:rsid w:val="00FE47DC"/>
    <w:rsid w:val="00FE63AA"/>
    <w:rsid w:val="00FF69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CD67979"/>
  <w15:chartTrackingRefBased/>
  <w15:docId w15:val="{0E69FAA2-C19D-4886-8445-6922F7C24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jc w:val="center"/>
      <w:outlineLvl w:val="0"/>
    </w:pPr>
    <w:rPr>
      <w:rFonts w:ascii="Times New Roman" w:hAnsi="Times New Roman"/>
      <w:sz w:val="32"/>
    </w:rPr>
  </w:style>
  <w:style w:type="paragraph" w:styleId="2">
    <w:name w:val="heading 2"/>
    <w:basedOn w:val="a"/>
    <w:next w:val="a"/>
    <w:link w:val="20"/>
    <w:qFormat/>
    <w:pPr>
      <w:keepNext/>
      <w:jc w:val="center"/>
      <w:outlineLvl w:val="1"/>
    </w:pPr>
    <w:rPr>
      <w:rFonts w:ascii="Times New Roman" w:hAnsi="Times New Roman"/>
      <w:b/>
      <w:bCs/>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大見出し"/>
    <w:basedOn w:val="a"/>
    <w:next w:val="a"/>
    <w:pPr>
      <w:jc w:val="left"/>
    </w:pPr>
    <w:rPr>
      <w:rFonts w:ascii="Arial" w:eastAsia="ＭＳ ゴシック" w:hAnsi="Arial"/>
      <w:sz w:val="18"/>
      <w:szCs w:val="20"/>
    </w:rPr>
  </w:style>
  <w:style w:type="character" w:customStyle="1" w:styleId="a4">
    <w:name w:val="中見出し"/>
    <w:rPr>
      <w:rFonts w:ascii="Arial" w:eastAsia="ＭＳ ゴシック" w:hAnsi="Arial"/>
      <w:dstrike w:val="0"/>
      <w:color w:val="auto"/>
      <w:spacing w:val="0"/>
      <w:w w:val="100"/>
      <w:position w:val="0"/>
      <w:sz w:val="18"/>
      <w:u w:val="none"/>
      <w:vertAlign w:val="baseline"/>
      <w:em w:val="none"/>
    </w:rPr>
  </w:style>
  <w:style w:type="paragraph" w:styleId="a5">
    <w:name w:val="Body Text Indent"/>
    <w:basedOn w:val="a"/>
    <w:link w:val="a6"/>
    <w:pPr>
      <w:ind w:firstLineChars="100" w:firstLine="200"/>
    </w:pPr>
    <w:rPr>
      <w:rFonts w:ascii="Times New Roman" w:hAnsi="Times New Roman"/>
      <w:sz w:val="20"/>
    </w:rPr>
  </w:style>
  <w:style w:type="character" w:styleId="a7">
    <w:name w:val="annotation reference"/>
    <w:basedOn w:val="a0"/>
    <w:rsid w:val="007529E9"/>
    <w:rPr>
      <w:sz w:val="18"/>
      <w:szCs w:val="18"/>
    </w:rPr>
  </w:style>
  <w:style w:type="paragraph" w:styleId="a8">
    <w:name w:val="annotation text"/>
    <w:basedOn w:val="a"/>
    <w:link w:val="a9"/>
    <w:rsid w:val="007529E9"/>
    <w:pPr>
      <w:jc w:val="left"/>
    </w:pPr>
  </w:style>
  <w:style w:type="character" w:customStyle="1" w:styleId="a9">
    <w:name w:val="コメント文字列 (文字)"/>
    <w:basedOn w:val="a0"/>
    <w:link w:val="a8"/>
    <w:rsid w:val="007529E9"/>
    <w:rPr>
      <w:kern w:val="2"/>
      <w:sz w:val="21"/>
      <w:szCs w:val="24"/>
    </w:rPr>
  </w:style>
  <w:style w:type="paragraph" w:styleId="aa">
    <w:name w:val="annotation subject"/>
    <w:basedOn w:val="a8"/>
    <w:next w:val="a8"/>
    <w:link w:val="ab"/>
    <w:rsid w:val="007529E9"/>
    <w:rPr>
      <w:b/>
      <w:bCs/>
    </w:rPr>
  </w:style>
  <w:style w:type="character" w:customStyle="1" w:styleId="ab">
    <w:name w:val="コメント内容 (文字)"/>
    <w:basedOn w:val="a9"/>
    <w:link w:val="aa"/>
    <w:rsid w:val="007529E9"/>
    <w:rPr>
      <w:b/>
      <w:bCs/>
      <w:kern w:val="2"/>
      <w:sz w:val="21"/>
      <w:szCs w:val="24"/>
    </w:rPr>
  </w:style>
  <w:style w:type="paragraph" w:styleId="ac">
    <w:name w:val="Revision"/>
    <w:hidden/>
    <w:uiPriority w:val="99"/>
    <w:semiHidden/>
    <w:rsid w:val="007529E9"/>
    <w:rPr>
      <w:kern w:val="2"/>
      <w:sz w:val="21"/>
      <w:szCs w:val="24"/>
    </w:rPr>
  </w:style>
  <w:style w:type="paragraph" w:styleId="ad">
    <w:name w:val="Balloon Text"/>
    <w:basedOn w:val="a"/>
    <w:link w:val="ae"/>
    <w:semiHidden/>
    <w:unhideWhenUsed/>
    <w:rsid w:val="007529E9"/>
    <w:rPr>
      <w:rFonts w:asciiTheme="majorHAnsi" w:eastAsiaTheme="majorEastAsia" w:hAnsiTheme="majorHAnsi" w:cstheme="majorBidi"/>
      <w:sz w:val="18"/>
      <w:szCs w:val="18"/>
    </w:rPr>
  </w:style>
  <w:style w:type="character" w:customStyle="1" w:styleId="ae">
    <w:name w:val="吹き出し (文字)"/>
    <w:basedOn w:val="a0"/>
    <w:link w:val="ad"/>
    <w:semiHidden/>
    <w:rsid w:val="007529E9"/>
    <w:rPr>
      <w:rFonts w:asciiTheme="majorHAnsi" w:eastAsiaTheme="majorEastAsia" w:hAnsiTheme="majorHAnsi" w:cstheme="majorBidi"/>
      <w:kern w:val="2"/>
      <w:sz w:val="18"/>
      <w:szCs w:val="18"/>
    </w:rPr>
  </w:style>
  <w:style w:type="paragraph" w:styleId="af">
    <w:name w:val="header"/>
    <w:basedOn w:val="a"/>
    <w:link w:val="af0"/>
    <w:rsid w:val="006F091F"/>
    <w:pPr>
      <w:tabs>
        <w:tab w:val="center" w:pos="4252"/>
        <w:tab w:val="right" w:pos="8504"/>
      </w:tabs>
      <w:snapToGrid w:val="0"/>
    </w:pPr>
  </w:style>
  <w:style w:type="character" w:customStyle="1" w:styleId="af0">
    <w:name w:val="ヘッダー (文字)"/>
    <w:basedOn w:val="a0"/>
    <w:link w:val="af"/>
    <w:rsid w:val="006F091F"/>
    <w:rPr>
      <w:kern w:val="2"/>
      <w:sz w:val="21"/>
      <w:szCs w:val="24"/>
    </w:rPr>
  </w:style>
  <w:style w:type="paragraph" w:styleId="af1">
    <w:name w:val="footer"/>
    <w:basedOn w:val="a"/>
    <w:link w:val="af2"/>
    <w:rsid w:val="006F091F"/>
    <w:pPr>
      <w:tabs>
        <w:tab w:val="center" w:pos="4252"/>
        <w:tab w:val="right" w:pos="8504"/>
      </w:tabs>
      <w:snapToGrid w:val="0"/>
    </w:pPr>
  </w:style>
  <w:style w:type="character" w:customStyle="1" w:styleId="af2">
    <w:name w:val="フッター (文字)"/>
    <w:basedOn w:val="a0"/>
    <w:link w:val="af1"/>
    <w:rsid w:val="006F091F"/>
    <w:rPr>
      <w:kern w:val="2"/>
      <w:sz w:val="21"/>
      <w:szCs w:val="24"/>
    </w:rPr>
  </w:style>
  <w:style w:type="character" w:customStyle="1" w:styleId="10">
    <w:name w:val="見出し 1 (文字)"/>
    <w:basedOn w:val="a0"/>
    <w:link w:val="1"/>
    <w:rsid w:val="000B64F1"/>
    <w:rPr>
      <w:rFonts w:ascii="Times New Roman" w:hAnsi="Times New Roman"/>
      <w:kern w:val="2"/>
      <w:sz w:val="32"/>
      <w:szCs w:val="24"/>
    </w:rPr>
  </w:style>
  <w:style w:type="character" w:customStyle="1" w:styleId="20">
    <w:name w:val="見出し 2 (文字)"/>
    <w:basedOn w:val="a0"/>
    <w:link w:val="2"/>
    <w:rsid w:val="000B64F1"/>
    <w:rPr>
      <w:rFonts w:ascii="Times New Roman" w:hAnsi="Times New Roman"/>
      <w:b/>
      <w:bCs/>
      <w:kern w:val="2"/>
      <w:sz w:val="32"/>
      <w:szCs w:val="24"/>
    </w:rPr>
  </w:style>
  <w:style w:type="character" w:customStyle="1" w:styleId="a6">
    <w:name w:val="本文インデント (文字)"/>
    <w:basedOn w:val="a0"/>
    <w:link w:val="a5"/>
    <w:rsid w:val="000B64F1"/>
    <w:rPr>
      <w:rFonts w:ascii="Times New Roman" w:hAnsi="Times New Roman"/>
      <w:kern w:val="2"/>
      <w:szCs w:val="24"/>
    </w:rPr>
  </w:style>
  <w:style w:type="character" w:styleId="af3">
    <w:name w:val="Hyperlink"/>
    <w:basedOn w:val="a0"/>
    <w:rsid w:val="000B64F1"/>
    <w:rPr>
      <w:color w:val="0563C1" w:themeColor="hyperlink"/>
      <w:u w:val="single"/>
    </w:rPr>
  </w:style>
  <w:style w:type="character" w:styleId="af4">
    <w:name w:val="Unresolved Mention"/>
    <w:basedOn w:val="a0"/>
    <w:uiPriority w:val="99"/>
    <w:semiHidden/>
    <w:unhideWhenUsed/>
    <w:rsid w:val="000B64F1"/>
    <w:rPr>
      <w:color w:val="605E5C"/>
      <w:shd w:val="clear" w:color="auto" w:fill="E1DFDD"/>
    </w:rPr>
  </w:style>
  <w:style w:type="character" w:customStyle="1" w:styleId="normaltextrun">
    <w:name w:val="normaltextrun"/>
    <w:basedOn w:val="a0"/>
    <w:rsid w:val="000B64F1"/>
  </w:style>
  <w:style w:type="paragraph" w:styleId="af5">
    <w:name w:val="caption"/>
    <w:basedOn w:val="a"/>
    <w:next w:val="a"/>
    <w:unhideWhenUsed/>
    <w:qFormat/>
    <w:rsid w:val="000B64F1"/>
    <w:pPr>
      <w:widowControl/>
      <w:ind w:left="102" w:firstLineChars="100" w:firstLine="100"/>
      <w:jc w:val="left"/>
    </w:pPr>
    <w:rPr>
      <w:b/>
      <w:bCs/>
      <w:szCs w:val="21"/>
    </w:rPr>
  </w:style>
  <w:style w:type="paragraph" w:styleId="af6">
    <w:name w:val="List Paragraph"/>
    <w:basedOn w:val="a"/>
    <w:uiPriority w:val="34"/>
    <w:qFormat/>
    <w:rsid w:val="000B64F1"/>
    <w:pPr>
      <w:widowControl/>
      <w:ind w:leftChars="400" w:left="840" w:firstLineChars="100" w:firstLine="100"/>
      <w:jc w:val="left"/>
    </w:pPr>
  </w:style>
  <w:style w:type="paragraph" w:styleId="Web">
    <w:name w:val="Normal (Web)"/>
    <w:basedOn w:val="a"/>
    <w:rsid w:val="000B64F1"/>
    <w:pPr>
      <w:widowControl/>
      <w:ind w:left="102" w:firstLineChars="100" w:firstLine="100"/>
      <w:jc w:val="left"/>
    </w:pPr>
    <w:rPr>
      <w:rFonts w:ascii="Times New Roman" w:hAnsi="Times New Roman"/>
      <w:sz w:val="24"/>
    </w:rPr>
  </w:style>
  <w:style w:type="table" w:styleId="af7">
    <w:name w:val="Table Grid"/>
    <w:basedOn w:val="a1"/>
    <w:rsid w:val="009C2A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8">
    <w:name w:val="Grid Table Light"/>
    <w:basedOn w:val="a1"/>
    <w:uiPriority w:val="40"/>
    <w:rsid w:val="00DC324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DC324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DC32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21">
    <w:name w:val="Plain Table 2"/>
    <w:basedOn w:val="a1"/>
    <w:uiPriority w:val="42"/>
    <w:rsid w:val="00D5370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My%20Documents\hp\ITSSymposium_PaperFormat.dot"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42D111-282C-4295-A4A4-A69C10E11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ITSSymposium_PaperFormat.dot</Template>
  <TotalTime>1</TotalTime>
  <Pages>6</Pages>
  <Words>2230</Words>
  <Characters>12711</Characters>
  <Application>Microsoft Office Word</Application>
  <DocSecurity>0</DocSecurity>
  <Lines>105</Lines>
  <Paragraphs>29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PaperFormat</vt:lpstr>
    </vt:vector>
  </TitlesOfParts>
  <Company/>
  <LinksUpToDate>false</LinksUpToDate>
  <CharactersWithSpaces>14912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 Japan</dc:creator>
  <cp:keywords/>
  <dc:description/>
  <cp:lastModifiedBy>響生 畠中</cp:lastModifiedBy>
  <cp:revision>2</cp:revision>
  <cp:lastPrinted>2025-11-05T10:34:00Z</cp:lastPrinted>
  <dcterms:created xsi:type="dcterms:W3CDTF">2025-11-05T10:36:00Z</dcterms:created>
  <dcterms:modified xsi:type="dcterms:W3CDTF">2025-11-05T10:36:00Z</dcterms:modified>
</cp:coreProperties>
</file>